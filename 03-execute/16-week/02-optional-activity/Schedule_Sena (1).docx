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54405" w14:textId="77777777" w:rsidR="00147704" w:rsidRDefault="00147704" w:rsidP="00147704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schedule-sena</w:t>
      </w:r>
      <w:proofErr w:type="spellEnd"/>
    </w:p>
    <w:p w14:paraId="4E3F2F16" w14:textId="77777777" w:rsidR="00147704" w:rsidRDefault="00147704" w:rsidP="00147704">
      <w:pPr>
        <w:rPr>
          <w:b/>
          <w:bCs/>
          <w:sz w:val="32"/>
          <w:szCs w:val="32"/>
        </w:rPr>
      </w:pPr>
    </w:p>
    <w:p w14:paraId="68FE2C77" w14:textId="77777777" w:rsidR="00147704" w:rsidRDefault="00147704" w:rsidP="00147704">
      <w:pPr>
        <w:spacing w:before="600" w:after="100"/>
        <w:jc w:val="center"/>
        <w:rPr>
          <w:b/>
          <w:bCs/>
        </w:rPr>
      </w:pPr>
      <w:r>
        <w:rPr>
          <w:rFonts w:ascii="Arial" w:eastAsia="Arial" w:hAnsi="Arial" w:cs="Arial"/>
          <w:b/>
          <w:bCs/>
        </w:rPr>
        <w:t>APRENDIZ:</w:t>
      </w:r>
    </w:p>
    <w:p w14:paraId="79FCCA63" w14:textId="77777777" w:rsidR="00147704" w:rsidRDefault="00147704" w:rsidP="00147704">
      <w:pPr>
        <w:spacing w:before="60" w:after="60"/>
        <w:jc w:val="center"/>
        <w:rPr>
          <w:b/>
          <w:bCs/>
        </w:rPr>
      </w:pPr>
      <w:proofErr w:type="spellStart"/>
      <w:r>
        <w:rPr>
          <w:b/>
          <w:bCs/>
        </w:rPr>
        <w:t>Andres</w:t>
      </w:r>
      <w:proofErr w:type="spellEnd"/>
      <w:r>
        <w:rPr>
          <w:b/>
          <w:bCs/>
        </w:rPr>
        <w:t xml:space="preserve"> Fernando Salinas Vargas</w:t>
      </w:r>
    </w:p>
    <w:p w14:paraId="71ED2D26" w14:textId="17C8F8B8" w:rsidR="00147704" w:rsidRDefault="00147704" w:rsidP="00147704">
      <w:pPr>
        <w:spacing w:before="60" w:after="60"/>
        <w:jc w:val="center"/>
        <w:rPr>
          <w:b/>
          <w:bCs/>
        </w:rPr>
      </w:pPr>
      <w:r>
        <w:rPr>
          <w:b/>
          <w:bCs/>
        </w:rPr>
        <w:t>Kevin Eduardo Arguello</w:t>
      </w:r>
      <w:r w:rsidR="006C487E">
        <w:rPr>
          <w:b/>
          <w:bCs/>
        </w:rPr>
        <w:t xml:space="preserve"> Solano</w:t>
      </w:r>
    </w:p>
    <w:p w14:paraId="32EA0E4E" w14:textId="6380459D" w:rsidR="00147704" w:rsidRDefault="00147704" w:rsidP="00147704">
      <w:pPr>
        <w:spacing w:before="60" w:after="60"/>
        <w:jc w:val="center"/>
        <w:rPr>
          <w:b/>
          <w:bCs/>
        </w:rPr>
      </w:pPr>
      <w:r>
        <w:rPr>
          <w:b/>
          <w:bCs/>
        </w:rPr>
        <w:t>Jhorman</w:t>
      </w:r>
      <w:r w:rsidR="000E25A2">
        <w:rPr>
          <w:b/>
          <w:bCs/>
        </w:rPr>
        <w:t xml:space="preserve"> Jamir Pascuas Lara</w:t>
      </w:r>
    </w:p>
    <w:p w14:paraId="583397C8" w14:textId="77777777" w:rsidR="00147704" w:rsidRDefault="00147704" w:rsidP="00147704">
      <w:pPr>
        <w:spacing w:before="400" w:after="100"/>
        <w:jc w:val="center"/>
        <w:rPr>
          <w:b/>
          <w:bCs/>
        </w:rPr>
      </w:pPr>
      <w:r>
        <w:rPr>
          <w:rFonts w:ascii="Arial" w:eastAsia="Arial" w:hAnsi="Arial" w:cs="Arial"/>
          <w:b/>
          <w:bCs/>
        </w:rPr>
        <w:t>INSTRUCTOR:</w:t>
      </w:r>
    </w:p>
    <w:p w14:paraId="4E52BE81" w14:textId="77777777" w:rsidR="00147704" w:rsidRDefault="00147704" w:rsidP="00147704">
      <w:pPr>
        <w:jc w:val="center"/>
        <w:rPr>
          <w:b/>
          <w:bCs/>
        </w:rPr>
      </w:pPr>
      <w:r>
        <w:rPr>
          <w:b/>
          <w:bCs/>
        </w:rPr>
        <w:t>Jesús Ariel González Bonilla</w:t>
      </w:r>
    </w:p>
    <w:p w14:paraId="57633573" w14:textId="77777777" w:rsidR="00147704" w:rsidRDefault="00147704" w:rsidP="00147704">
      <w:pPr>
        <w:jc w:val="center"/>
        <w:rPr>
          <w:b/>
          <w:bCs/>
        </w:rPr>
      </w:pPr>
    </w:p>
    <w:p w14:paraId="14066DC6" w14:textId="77777777" w:rsidR="00147704" w:rsidRDefault="00147704" w:rsidP="00147704">
      <w:pPr>
        <w:jc w:val="center"/>
        <w:rPr>
          <w:b/>
          <w:bCs/>
        </w:rPr>
      </w:pPr>
      <w:r>
        <w:rPr>
          <w:b/>
          <w:bCs/>
        </w:rPr>
        <w:t>FICHA:</w:t>
      </w:r>
    </w:p>
    <w:p w14:paraId="55ADF51C" w14:textId="77777777" w:rsidR="00147704" w:rsidRDefault="00147704" w:rsidP="00147704">
      <w:pPr>
        <w:jc w:val="center"/>
        <w:rPr>
          <w:b/>
          <w:bCs/>
        </w:rPr>
      </w:pPr>
      <w:r>
        <w:rPr>
          <w:b/>
          <w:bCs/>
        </w:rPr>
        <w:t>ADSO 3413974</w:t>
      </w:r>
    </w:p>
    <w:p w14:paraId="0DA10526" w14:textId="77777777" w:rsidR="00147704" w:rsidRDefault="00147704" w:rsidP="00147704">
      <w:pPr>
        <w:jc w:val="center"/>
        <w:rPr>
          <w:b/>
          <w:bCs/>
        </w:rPr>
      </w:pPr>
    </w:p>
    <w:p w14:paraId="754F2B57" w14:textId="77777777" w:rsidR="00147704" w:rsidRDefault="00147704" w:rsidP="00147704">
      <w:pPr>
        <w:jc w:val="center"/>
        <w:rPr>
          <w:b/>
          <w:bCs/>
        </w:rPr>
      </w:pPr>
    </w:p>
    <w:p w14:paraId="793E8CB5" w14:textId="77777777" w:rsidR="00147704" w:rsidRDefault="00147704" w:rsidP="00147704">
      <w:pPr>
        <w:jc w:val="both"/>
      </w:pPr>
    </w:p>
    <w:p w14:paraId="6FA8EF5E" w14:textId="77777777" w:rsidR="00147704" w:rsidRDefault="00147704" w:rsidP="00147704">
      <w:pPr>
        <w:jc w:val="both"/>
        <w:rPr>
          <w:b/>
          <w:bCs/>
        </w:rPr>
      </w:pPr>
      <w:r>
        <w:rPr>
          <w:b/>
          <w:bCs/>
        </w:rPr>
        <w:t>Contexto base</w:t>
      </w:r>
    </w:p>
    <w:p w14:paraId="3EF3CD7A" w14:textId="77777777" w:rsidR="00147704" w:rsidRDefault="00147704" w:rsidP="00147704">
      <w:pPr>
        <w:jc w:val="both"/>
      </w:pPr>
      <w:r>
        <w:rPr>
          <w:b/>
          <w:bCs/>
        </w:rPr>
        <w:t>Proyecto:</w:t>
      </w:r>
      <w:r>
        <w:t> </w:t>
      </w:r>
      <w:proofErr w:type="spellStart"/>
      <w:r>
        <w:t>schedule-sena</w:t>
      </w:r>
      <w:proofErr w:type="spellEnd"/>
      <w:r>
        <w:t>.</w:t>
      </w:r>
    </w:p>
    <w:p w14:paraId="2A1EA38E" w14:textId="77777777" w:rsidR="00147704" w:rsidRDefault="00147704" w:rsidP="00147704">
      <w:pPr>
        <w:jc w:val="both"/>
      </w:pPr>
      <w:r>
        <w:rPr>
          <w:b/>
          <w:bCs/>
        </w:rPr>
        <w:t>Propósito:</w:t>
      </w:r>
      <w:r>
        <w:t> gestión de horarios para fichas SENA, instructores y ambientes de formación.</w:t>
      </w:r>
    </w:p>
    <w:p w14:paraId="74753714" w14:textId="77777777" w:rsidR="00147704" w:rsidRDefault="00147704" w:rsidP="00147704">
      <w:pPr>
        <w:jc w:val="both"/>
      </w:pPr>
      <w:r>
        <w:t>Base técnica identificada: 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>, arquitectura hexagonal y persistencia PostgreSQL.</w:t>
      </w:r>
    </w:p>
    <w:p w14:paraId="4FCEF8D2" w14:textId="77777777" w:rsidR="00147704" w:rsidRDefault="00147704" w:rsidP="00147704">
      <w:pPr>
        <w:jc w:val="both"/>
      </w:pPr>
      <w:r>
        <w:rPr>
          <w:b/>
          <w:bCs/>
        </w:rPr>
        <w:t>Observación:</w:t>
      </w:r>
      <w:r>
        <w:t xml:space="preserve"> el PRD declara MongoDB, pero el </w:t>
      </w:r>
      <w:proofErr w:type="spellStart"/>
      <w:r>
        <w:t>backend</w:t>
      </w:r>
      <w:proofErr w:type="spellEnd"/>
      <w:r>
        <w:t xml:space="preserve"> inspeccionado usa PostgreSQL. Debe registrarse como inconsistencia técnica, no corregirse dentro del taller.</w:t>
      </w:r>
    </w:p>
    <w:p w14:paraId="522C622F" w14:textId="77777777" w:rsidR="00147704" w:rsidRDefault="00147704" w:rsidP="00147704">
      <w:pPr>
        <w:jc w:val="both"/>
        <w:rPr>
          <w:b/>
          <w:bCs/>
        </w:rPr>
      </w:pPr>
      <w:r>
        <w:rPr>
          <w:b/>
          <w:bCs/>
        </w:rPr>
        <w:t>Regla de trabajo manual</w:t>
      </w:r>
    </w:p>
    <w:p w14:paraId="0BBF935F" w14:textId="77777777" w:rsidR="00147704" w:rsidRDefault="00147704" w:rsidP="00147704">
      <w:pPr>
        <w:jc w:val="both"/>
      </w:pPr>
      <w:r>
        <w:t xml:space="preserve">El objetivo no es entregar documentación perfecta generada automáticamente. El objetivo es que el aprendiz demuestra comprensión inicial del modelado. El diagrama </w:t>
      </w:r>
      <w:r>
        <w:lastRenderedPageBreak/>
        <w:t>debe construirse manualmente en draw.io/diagrams.net y la plantilla debe diligenciarse en Word con redacción propia.</w:t>
      </w:r>
    </w:p>
    <w:p w14:paraId="4F856560" w14:textId="77777777" w:rsidR="00147704" w:rsidRDefault="00147704" w:rsidP="00147704">
      <w:pPr>
        <w:jc w:val="both"/>
      </w:pPr>
      <w:r>
        <w:rPr>
          <w:b/>
          <w:bCs/>
        </w:rPr>
        <w:t>Condición académica:</w:t>
      </w:r>
      <w:r>
        <w:t> si la evidencia muestra un documento completo generado por IA sin construcción manual verificable, el aprendiz deberá realizar trabajo adicional de sustentación y corrección.</w:t>
      </w:r>
    </w:p>
    <w:p w14:paraId="4B8EE0C0" w14:textId="77777777" w:rsidR="00147704" w:rsidRDefault="00147704" w:rsidP="00147704">
      <w:pPr>
        <w:jc w:val="both"/>
      </w:pPr>
    </w:p>
    <w:p w14:paraId="43510D87" w14:textId="77777777" w:rsidR="00147704" w:rsidRDefault="00147704" w:rsidP="00147704">
      <w:pPr>
        <w:jc w:val="both"/>
        <w:rPr>
          <w:b/>
          <w:bCs/>
        </w:rPr>
      </w:pPr>
      <w:r>
        <w:rPr>
          <w:b/>
          <w:bCs/>
        </w:rPr>
        <w:t xml:space="preserve">UML aplicado al proyecto </w:t>
      </w:r>
      <w:proofErr w:type="spellStart"/>
      <w:r>
        <w:rPr>
          <w:b/>
          <w:bCs/>
        </w:rPr>
        <w:t>schedule-sena</w:t>
      </w:r>
      <w:proofErr w:type="spellEnd"/>
    </w:p>
    <w:p w14:paraId="1780BD7A" w14:textId="77777777" w:rsidR="00147704" w:rsidRDefault="00147704" w:rsidP="00147704">
      <w:pPr>
        <w:jc w:val="both"/>
        <w:rPr>
          <w:b/>
          <w:bCs/>
        </w:rPr>
      </w:pPr>
    </w:p>
    <w:p w14:paraId="40F1A519" w14:textId="77777777" w:rsidR="00147704" w:rsidRPr="002F7092" w:rsidRDefault="00147704" w:rsidP="00147704">
      <w:pPr>
        <w:jc w:val="both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  <w:highlight w:val="white"/>
        </w:rPr>
        <w:t>responder estas cinco preguntas sobre el sistema</w:t>
      </w:r>
    </w:p>
    <w:p w14:paraId="11577744" w14:textId="77777777" w:rsidR="00147704" w:rsidRPr="002F7092" w:rsidRDefault="00147704" w:rsidP="00147704">
      <w:pPr>
        <w:jc w:val="both"/>
        <w:rPr>
          <w:b/>
          <w:bCs/>
          <w:color w:val="000000" w:themeColor="text1"/>
        </w:rPr>
      </w:pPr>
    </w:p>
    <w:p w14:paraId="6387349B" w14:textId="77777777" w:rsidR="00147704" w:rsidRPr="002F7092" w:rsidRDefault="00147704" w:rsidP="00147704">
      <w:pPr>
        <w:numPr>
          <w:ilvl w:val="0"/>
          <w:numId w:val="4"/>
        </w:numPr>
        <w:shd w:val="clear" w:color="auto" w:fill="FFFFFF"/>
        <w:spacing w:after="0" w:line="348" w:lineRule="auto"/>
        <w:jc w:val="both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>Contexto</w:t>
      </w:r>
    </w:p>
    <w:p w14:paraId="54FA1465" w14:textId="77777777" w:rsidR="00147704" w:rsidRPr="002F7092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¿Qué problema resuelve el sistema?</w:t>
      </w:r>
    </w:p>
    <w:p w14:paraId="18ED4AB9" w14:textId="77777777" w:rsidR="00147704" w:rsidRPr="002F7092" w:rsidRDefault="00147704" w:rsidP="00147704">
      <w:pPr>
        <w:shd w:val="clear" w:color="auto" w:fill="FFFFFF"/>
        <w:spacing w:before="80" w:after="0" w:line="384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El sistema gestiona la programación de horarios de formación para el SENA: asigna instructores a fichas en ambientes específicos durante rangos de tiempo definidos, evitando conflictos.</w:t>
      </w:r>
    </w:p>
    <w:p w14:paraId="6258617D" w14:textId="77777777" w:rsidR="00147704" w:rsidRPr="002F7092" w:rsidRDefault="00147704" w:rsidP="00147704">
      <w:pPr>
        <w:numPr>
          <w:ilvl w:val="0"/>
          <w:numId w:val="1"/>
        </w:numPr>
        <w:shd w:val="clear" w:color="auto" w:fill="FFFFFF"/>
        <w:spacing w:before="80" w:after="0" w:line="384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Ambiente de formación</w:t>
      </w:r>
    </w:p>
    <w:p w14:paraId="73A0E0C8" w14:textId="77777777" w:rsidR="00147704" w:rsidRPr="002F7092" w:rsidRDefault="00147704" w:rsidP="00147704">
      <w:pPr>
        <w:numPr>
          <w:ilvl w:val="0"/>
          <w:numId w:val="1"/>
        </w:numPr>
        <w:shd w:val="clear" w:color="auto" w:fill="FFFFFF"/>
        <w:spacing w:after="0" w:line="384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Instructor</w:t>
      </w:r>
    </w:p>
    <w:p w14:paraId="7DDC59D4" w14:textId="77777777" w:rsidR="00147704" w:rsidRPr="002F7092" w:rsidRDefault="00147704" w:rsidP="00147704">
      <w:pPr>
        <w:numPr>
          <w:ilvl w:val="0"/>
          <w:numId w:val="1"/>
        </w:numPr>
        <w:shd w:val="clear" w:color="auto" w:fill="FFFFFF"/>
        <w:spacing w:after="0" w:line="384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Ficha</w:t>
      </w:r>
    </w:p>
    <w:p w14:paraId="096F1FEB" w14:textId="77777777" w:rsidR="00147704" w:rsidRPr="002F7092" w:rsidRDefault="00147704" w:rsidP="00147704">
      <w:pPr>
        <w:numPr>
          <w:ilvl w:val="0"/>
          <w:numId w:val="1"/>
        </w:numPr>
        <w:shd w:val="clear" w:color="auto" w:fill="FFFFFF"/>
        <w:spacing w:after="0" w:line="384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Horarios</w:t>
      </w:r>
    </w:p>
    <w:p w14:paraId="07281E44" w14:textId="77777777" w:rsidR="00147704" w:rsidRPr="002F7092" w:rsidRDefault="00147704" w:rsidP="00147704">
      <w:pPr>
        <w:numPr>
          <w:ilvl w:val="0"/>
          <w:numId w:val="1"/>
        </w:numPr>
        <w:shd w:val="clear" w:color="auto" w:fill="FFFFFF"/>
        <w:spacing w:after="0" w:line="384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Observación</w:t>
      </w:r>
    </w:p>
    <w:p w14:paraId="291DCA68" w14:textId="77777777" w:rsidR="00147704" w:rsidRPr="002F7092" w:rsidRDefault="00147704" w:rsidP="00147704">
      <w:pPr>
        <w:numPr>
          <w:ilvl w:val="0"/>
          <w:numId w:val="1"/>
        </w:numPr>
        <w:shd w:val="clear" w:color="auto" w:fill="FFFFFF"/>
        <w:spacing w:after="0" w:line="384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Disponibilidad</w:t>
      </w:r>
    </w:p>
    <w:p w14:paraId="76EAB7FE" w14:textId="77777777" w:rsidR="00147704" w:rsidRPr="002F7092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</w:p>
    <w:p w14:paraId="25A17EAA" w14:textId="77777777" w:rsidR="00147704" w:rsidRPr="002F7092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</w:p>
    <w:p w14:paraId="3F850F1B" w14:textId="77777777" w:rsidR="00147704" w:rsidRPr="002F7092" w:rsidRDefault="00147704" w:rsidP="00147704">
      <w:pPr>
        <w:numPr>
          <w:ilvl w:val="0"/>
          <w:numId w:val="4"/>
        </w:numPr>
        <w:shd w:val="clear" w:color="auto" w:fill="FFFFFF"/>
        <w:spacing w:after="0" w:line="348" w:lineRule="auto"/>
        <w:jc w:val="both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>Actores</w:t>
      </w:r>
    </w:p>
    <w:p w14:paraId="6EA1665B" w14:textId="77777777" w:rsidR="00147704" w:rsidRPr="002F7092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¿Quién usa el sistema y con qué objetivo?</w:t>
      </w:r>
    </w:p>
    <w:p w14:paraId="40E0B24F" w14:textId="77777777" w:rsidR="00147704" w:rsidRPr="002F7092" w:rsidRDefault="00147704" w:rsidP="00147704">
      <w:pPr>
        <w:pStyle w:val="Ttulo3"/>
        <w:keepNext w:val="0"/>
        <w:keepLines w:val="0"/>
        <w:shd w:val="clear" w:color="auto" w:fill="FFFFFF"/>
        <w:spacing w:before="280" w:line="348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0" w:name="_heading=h.ghhekjytf67i" w:colFirst="0" w:colLast="0"/>
      <w:bookmarkEnd w:id="0"/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Coordinador académico</w:t>
      </w:r>
    </w:p>
    <w:p w14:paraId="07256748" w14:textId="77777777" w:rsidR="00147704" w:rsidRPr="002F7092" w:rsidRDefault="00147704" w:rsidP="00147704">
      <w:pPr>
        <w:numPr>
          <w:ilvl w:val="0"/>
          <w:numId w:val="5"/>
        </w:numPr>
        <w:shd w:val="clear" w:color="auto" w:fill="FFFFFF"/>
        <w:spacing w:before="240" w:after="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Programa horarios de formación.</w:t>
      </w:r>
    </w:p>
    <w:p w14:paraId="40F7DBD2" w14:textId="77777777" w:rsidR="00147704" w:rsidRPr="002F7092" w:rsidRDefault="00147704" w:rsidP="00147704">
      <w:pPr>
        <w:numPr>
          <w:ilvl w:val="0"/>
          <w:numId w:val="5"/>
        </w:numPr>
        <w:shd w:val="clear" w:color="auto" w:fill="FFFFFF"/>
        <w:spacing w:after="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Asigna instructores, fichas y ambientes.</w:t>
      </w:r>
    </w:p>
    <w:p w14:paraId="7FB8D6A2" w14:textId="77777777" w:rsidR="00147704" w:rsidRPr="002F7092" w:rsidRDefault="00147704" w:rsidP="00147704">
      <w:pPr>
        <w:numPr>
          <w:ilvl w:val="0"/>
          <w:numId w:val="5"/>
        </w:numPr>
        <w:shd w:val="clear" w:color="auto" w:fill="FFFFFF"/>
        <w:spacing w:after="24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lastRenderedPageBreak/>
        <w:t>Aprueba la programación académica.</w:t>
      </w:r>
    </w:p>
    <w:p w14:paraId="710F12C3" w14:textId="77777777" w:rsidR="00147704" w:rsidRPr="002F7092" w:rsidRDefault="00147704" w:rsidP="00147704">
      <w:pPr>
        <w:pStyle w:val="Ttulo3"/>
        <w:keepNext w:val="0"/>
        <w:keepLines w:val="0"/>
        <w:shd w:val="clear" w:color="auto" w:fill="FFFFFF"/>
        <w:spacing w:before="280" w:line="348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1" w:name="_heading=h.9mr32a1a32o8" w:colFirst="0" w:colLast="0"/>
      <w:bookmarkEnd w:id="1"/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Instructor</w:t>
      </w:r>
    </w:p>
    <w:p w14:paraId="6A4FC43D" w14:textId="77777777" w:rsidR="00147704" w:rsidRPr="002F7092" w:rsidRDefault="00147704" w:rsidP="00147704">
      <w:pPr>
        <w:numPr>
          <w:ilvl w:val="0"/>
          <w:numId w:val="14"/>
        </w:numPr>
        <w:shd w:val="clear" w:color="auto" w:fill="FFFFFF"/>
        <w:spacing w:before="240" w:after="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Consulta los horarios asignados.</w:t>
      </w:r>
    </w:p>
    <w:p w14:paraId="11284CAD" w14:textId="77777777" w:rsidR="00147704" w:rsidRPr="002F7092" w:rsidRDefault="00147704" w:rsidP="00147704">
      <w:pPr>
        <w:numPr>
          <w:ilvl w:val="0"/>
          <w:numId w:val="14"/>
        </w:numPr>
        <w:shd w:val="clear" w:color="auto" w:fill="FFFFFF"/>
        <w:spacing w:after="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Revisa ambientes y fichas correspondientes.</w:t>
      </w:r>
    </w:p>
    <w:p w14:paraId="52124DA2" w14:textId="77777777" w:rsidR="00147704" w:rsidRPr="002F7092" w:rsidRDefault="00147704" w:rsidP="00147704">
      <w:pPr>
        <w:numPr>
          <w:ilvl w:val="0"/>
          <w:numId w:val="14"/>
        </w:numPr>
        <w:shd w:val="clear" w:color="auto" w:fill="FFFFFF"/>
        <w:spacing w:after="24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Registra observaciones o novedades.</w:t>
      </w:r>
    </w:p>
    <w:p w14:paraId="23390FF4" w14:textId="77777777" w:rsidR="00147704" w:rsidRPr="002F7092" w:rsidRDefault="00147704" w:rsidP="00147704">
      <w:pPr>
        <w:pStyle w:val="Ttulo3"/>
        <w:keepNext w:val="0"/>
        <w:keepLines w:val="0"/>
        <w:shd w:val="clear" w:color="auto" w:fill="FFFFFF"/>
        <w:spacing w:before="280" w:line="348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2" w:name="_heading=h.yec9wkqcbs66" w:colFirst="0" w:colLast="0"/>
      <w:bookmarkEnd w:id="2"/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Aprendiz</w:t>
      </w:r>
    </w:p>
    <w:p w14:paraId="5F25BDC9" w14:textId="77777777" w:rsidR="00147704" w:rsidRPr="002F7092" w:rsidRDefault="00147704" w:rsidP="00147704">
      <w:pPr>
        <w:numPr>
          <w:ilvl w:val="0"/>
          <w:numId w:val="13"/>
        </w:numPr>
        <w:shd w:val="clear" w:color="auto" w:fill="FFFFFF"/>
        <w:spacing w:before="240" w:after="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Consulta el horario de su ficha.</w:t>
      </w:r>
    </w:p>
    <w:p w14:paraId="45EEA00F" w14:textId="77777777" w:rsidR="00147704" w:rsidRPr="002F7092" w:rsidRDefault="00147704" w:rsidP="00147704">
      <w:pPr>
        <w:numPr>
          <w:ilvl w:val="0"/>
          <w:numId w:val="13"/>
        </w:numPr>
        <w:shd w:val="clear" w:color="auto" w:fill="FFFFFF"/>
        <w:spacing w:after="24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Verifica ambientes, Instructor y horas de formación.</w:t>
      </w:r>
    </w:p>
    <w:p w14:paraId="6E7F49B2" w14:textId="77777777" w:rsidR="00147704" w:rsidRPr="002F7092" w:rsidRDefault="00147704" w:rsidP="00147704">
      <w:pPr>
        <w:pStyle w:val="Ttulo3"/>
        <w:keepNext w:val="0"/>
        <w:keepLines w:val="0"/>
        <w:shd w:val="clear" w:color="auto" w:fill="FFFFFF"/>
        <w:spacing w:before="280" w:line="348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3" w:name="_heading=h.j6ld8yr6coea" w:colFirst="0" w:colLast="0"/>
      <w:bookmarkEnd w:id="3"/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Administrador del sistema</w:t>
      </w:r>
    </w:p>
    <w:p w14:paraId="243B213C" w14:textId="77777777" w:rsidR="00147704" w:rsidRPr="002F7092" w:rsidRDefault="00147704" w:rsidP="00147704">
      <w:pPr>
        <w:numPr>
          <w:ilvl w:val="0"/>
          <w:numId w:val="8"/>
        </w:numPr>
        <w:shd w:val="clear" w:color="auto" w:fill="FFFFFF"/>
        <w:spacing w:before="240" w:after="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Gestiona usuarios y configuraciones.</w:t>
      </w:r>
    </w:p>
    <w:p w14:paraId="0B76C01C" w14:textId="77777777" w:rsidR="00147704" w:rsidRPr="002F7092" w:rsidRDefault="00147704" w:rsidP="00147704">
      <w:pPr>
        <w:numPr>
          <w:ilvl w:val="0"/>
          <w:numId w:val="8"/>
        </w:numPr>
        <w:shd w:val="clear" w:color="auto" w:fill="FFFFFF"/>
        <w:spacing w:after="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Administra ambientes y programas de formación.</w:t>
      </w:r>
    </w:p>
    <w:p w14:paraId="65B4A652" w14:textId="77777777" w:rsidR="00147704" w:rsidRPr="002F7092" w:rsidRDefault="00147704" w:rsidP="00147704">
      <w:pPr>
        <w:numPr>
          <w:ilvl w:val="0"/>
          <w:numId w:val="8"/>
        </w:numPr>
        <w:shd w:val="clear" w:color="auto" w:fill="FFFFFF"/>
        <w:spacing w:after="24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Mantiene actualizada la información del sistema.</w:t>
      </w:r>
    </w:p>
    <w:p w14:paraId="5E5D81D0" w14:textId="77777777" w:rsidR="00147704" w:rsidRPr="002F7092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</w:p>
    <w:p w14:paraId="4449E33A" w14:textId="77777777" w:rsidR="00147704" w:rsidRPr="002F7092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</w:p>
    <w:p w14:paraId="619EF9AA" w14:textId="77777777" w:rsidR="00147704" w:rsidRPr="002F7092" w:rsidRDefault="00147704" w:rsidP="00147704">
      <w:pPr>
        <w:numPr>
          <w:ilvl w:val="0"/>
          <w:numId w:val="4"/>
        </w:numPr>
        <w:shd w:val="clear" w:color="auto" w:fill="FFFFFF"/>
        <w:spacing w:after="0" w:line="348" w:lineRule="auto"/>
        <w:jc w:val="both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>Funciones</w:t>
      </w:r>
    </w:p>
    <w:p w14:paraId="2ADCE78B" w14:textId="77777777" w:rsidR="00147704" w:rsidRPr="002F7092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¿Qué debe hacer el sistema?</w:t>
      </w:r>
    </w:p>
    <w:p w14:paraId="77AB91D7" w14:textId="77777777" w:rsidR="00147704" w:rsidRPr="002F7092" w:rsidRDefault="00147704" w:rsidP="00147704">
      <w:pPr>
        <w:pStyle w:val="Ttulo3"/>
        <w:keepNext w:val="0"/>
        <w:keepLines w:val="0"/>
        <w:shd w:val="clear" w:color="auto" w:fill="FFFFFF"/>
        <w:spacing w:before="280" w:line="348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4" w:name="_heading=h.67bruxv29tol" w:colFirst="0" w:colLast="0"/>
      <w:bookmarkEnd w:id="4"/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Gestión de horarios</w:t>
      </w:r>
    </w:p>
    <w:p w14:paraId="0C06D6DA" w14:textId="77777777" w:rsidR="00147704" w:rsidRPr="002F7092" w:rsidRDefault="00147704" w:rsidP="00147704">
      <w:pPr>
        <w:numPr>
          <w:ilvl w:val="0"/>
          <w:numId w:val="3"/>
        </w:numPr>
        <w:shd w:val="clear" w:color="auto" w:fill="FFFFFF"/>
        <w:spacing w:before="240" w:after="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Crear horarios de formación.</w:t>
      </w:r>
    </w:p>
    <w:p w14:paraId="7D6D127A" w14:textId="77777777" w:rsidR="00147704" w:rsidRPr="002F7092" w:rsidRDefault="00147704" w:rsidP="00147704">
      <w:pPr>
        <w:numPr>
          <w:ilvl w:val="0"/>
          <w:numId w:val="3"/>
        </w:numPr>
        <w:shd w:val="clear" w:color="auto" w:fill="FFFFFF"/>
        <w:spacing w:after="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Modificar horarios existentes.</w:t>
      </w:r>
    </w:p>
    <w:p w14:paraId="5C6AD5BE" w14:textId="77777777" w:rsidR="00147704" w:rsidRPr="002F7092" w:rsidRDefault="00147704" w:rsidP="00147704">
      <w:pPr>
        <w:numPr>
          <w:ilvl w:val="0"/>
          <w:numId w:val="3"/>
        </w:numPr>
        <w:shd w:val="clear" w:color="auto" w:fill="FFFFFF"/>
        <w:spacing w:after="24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Organizar horarios por fecha y hora.</w:t>
      </w:r>
    </w:p>
    <w:p w14:paraId="0996CAF2" w14:textId="77777777" w:rsidR="00147704" w:rsidRPr="002F7092" w:rsidRDefault="00147704" w:rsidP="00147704">
      <w:pPr>
        <w:pStyle w:val="Ttulo3"/>
        <w:keepNext w:val="0"/>
        <w:keepLines w:val="0"/>
        <w:shd w:val="clear" w:color="auto" w:fill="FFFFFF"/>
        <w:spacing w:before="280" w:line="348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5" w:name="_heading=h.nra99o5nbdca" w:colFirst="0" w:colLast="0"/>
      <w:bookmarkEnd w:id="5"/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Gestión de instructores</w:t>
      </w:r>
    </w:p>
    <w:p w14:paraId="78F44F1F" w14:textId="77777777" w:rsidR="00147704" w:rsidRPr="002F7092" w:rsidRDefault="00147704" w:rsidP="00147704">
      <w:pPr>
        <w:numPr>
          <w:ilvl w:val="0"/>
          <w:numId w:val="11"/>
        </w:numPr>
        <w:shd w:val="clear" w:color="auto" w:fill="FFFFFF"/>
        <w:spacing w:before="240" w:after="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Asignar instructores a fichas.</w:t>
      </w:r>
    </w:p>
    <w:p w14:paraId="4F8C54B8" w14:textId="77777777" w:rsidR="00147704" w:rsidRPr="002F7092" w:rsidRDefault="00147704" w:rsidP="00147704">
      <w:pPr>
        <w:numPr>
          <w:ilvl w:val="0"/>
          <w:numId w:val="11"/>
        </w:numPr>
        <w:shd w:val="clear" w:color="auto" w:fill="FFFFFF"/>
        <w:spacing w:after="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Consultar disponibilidad de instructores.</w:t>
      </w:r>
    </w:p>
    <w:p w14:paraId="559AE571" w14:textId="77777777" w:rsidR="00147704" w:rsidRPr="002F7092" w:rsidRDefault="00147704" w:rsidP="00147704">
      <w:pPr>
        <w:numPr>
          <w:ilvl w:val="0"/>
          <w:numId w:val="11"/>
        </w:numPr>
        <w:shd w:val="clear" w:color="auto" w:fill="FFFFFF"/>
        <w:spacing w:after="24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Evitar conflictos de programación.</w:t>
      </w:r>
    </w:p>
    <w:p w14:paraId="32610EA5" w14:textId="77777777" w:rsidR="00147704" w:rsidRPr="002F7092" w:rsidRDefault="00147704" w:rsidP="00147704">
      <w:pPr>
        <w:pStyle w:val="Ttulo3"/>
        <w:keepNext w:val="0"/>
        <w:keepLines w:val="0"/>
        <w:shd w:val="clear" w:color="auto" w:fill="FFFFFF"/>
        <w:spacing w:before="280" w:line="348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6" w:name="_heading=h.n6bimdohzcv5" w:colFirst="0" w:colLast="0"/>
      <w:bookmarkEnd w:id="6"/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Gestión de ambientes</w:t>
      </w:r>
    </w:p>
    <w:p w14:paraId="507BADAD" w14:textId="77777777" w:rsidR="00147704" w:rsidRPr="002F7092" w:rsidRDefault="00147704" w:rsidP="00147704">
      <w:pPr>
        <w:numPr>
          <w:ilvl w:val="0"/>
          <w:numId w:val="2"/>
        </w:numPr>
        <w:shd w:val="clear" w:color="auto" w:fill="FFFFFF"/>
        <w:spacing w:before="240" w:after="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lastRenderedPageBreak/>
        <w:t>Asignar ambientes de formación.</w:t>
      </w:r>
    </w:p>
    <w:p w14:paraId="33C2A89B" w14:textId="77777777" w:rsidR="00147704" w:rsidRPr="002F7092" w:rsidRDefault="00147704" w:rsidP="00147704">
      <w:pPr>
        <w:numPr>
          <w:ilvl w:val="0"/>
          <w:numId w:val="2"/>
        </w:numPr>
        <w:shd w:val="clear" w:color="auto" w:fill="FFFFFF"/>
        <w:spacing w:after="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Controlar la disponibilidad.</w:t>
      </w:r>
    </w:p>
    <w:p w14:paraId="4DCB0538" w14:textId="77777777" w:rsidR="00147704" w:rsidRPr="002F7092" w:rsidRDefault="00147704" w:rsidP="00147704">
      <w:pPr>
        <w:numPr>
          <w:ilvl w:val="0"/>
          <w:numId w:val="2"/>
        </w:numPr>
        <w:shd w:val="clear" w:color="auto" w:fill="FFFFFF"/>
        <w:spacing w:after="24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Evitar cruces de uso.</w:t>
      </w:r>
    </w:p>
    <w:p w14:paraId="0094170E" w14:textId="77777777" w:rsidR="00147704" w:rsidRPr="002F7092" w:rsidRDefault="00147704" w:rsidP="00147704">
      <w:pPr>
        <w:pStyle w:val="Ttulo3"/>
        <w:keepNext w:val="0"/>
        <w:keepLines w:val="0"/>
        <w:shd w:val="clear" w:color="auto" w:fill="FFFFFF"/>
        <w:spacing w:before="280" w:line="348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7" w:name="_heading=h.djcikkn7vv66" w:colFirst="0" w:colLast="0"/>
      <w:bookmarkEnd w:id="7"/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Gestión de fichas</w:t>
      </w:r>
    </w:p>
    <w:p w14:paraId="4C45222B" w14:textId="77777777" w:rsidR="00147704" w:rsidRPr="002F7092" w:rsidRDefault="00147704" w:rsidP="00147704">
      <w:pPr>
        <w:numPr>
          <w:ilvl w:val="0"/>
          <w:numId w:val="6"/>
        </w:numPr>
        <w:shd w:val="clear" w:color="auto" w:fill="FFFFFF"/>
        <w:spacing w:before="240" w:after="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Relacionar fichas con instructores y ambientes.</w:t>
      </w:r>
    </w:p>
    <w:p w14:paraId="133C9A4D" w14:textId="77777777" w:rsidR="00147704" w:rsidRPr="002F7092" w:rsidRDefault="00147704" w:rsidP="00147704">
      <w:pPr>
        <w:numPr>
          <w:ilvl w:val="0"/>
          <w:numId w:val="6"/>
        </w:numPr>
        <w:shd w:val="clear" w:color="auto" w:fill="FFFFFF"/>
        <w:spacing w:after="24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Consultar información de las fichas de formación.</w:t>
      </w:r>
    </w:p>
    <w:p w14:paraId="16F83047" w14:textId="77777777" w:rsidR="00147704" w:rsidRPr="002F7092" w:rsidRDefault="00147704" w:rsidP="00147704">
      <w:pPr>
        <w:pStyle w:val="Ttulo3"/>
        <w:keepNext w:val="0"/>
        <w:keepLines w:val="0"/>
        <w:shd w:val="clear" w:color="auto" w:fill="FFFFFF"/>
        <w:spacing w:before="280" w:line="348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8" w:name="_heading=h.9yd3w5sdqsfw" w:colFirst="0" w:colLast="0"/>
      <w:bookmarkEnd w:id="8"/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Consulta de programación</w:t>
      </w:r>
    </w:p>
    <w:p w14:paraId="4A60BF07" w14:textId="77777777" w:rsidR="00147704" w:rsidRPr="002F7092" w:rsidRDefault="00147704" w:rsidP="00147704">
      <w:pPr>
        <w:numPr>
          <w:ilvl w:val="0"/>
          <w:numId w:val="7"/>
        </w:numPr>
        <w:shd w:val="clear" w:color="auto" w:fill="FFFFFF"/>
        <w:spacing w:before="240" w:after="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Permitir a instructores y aprendices consultar horarios.</w:t>
      </w:r>
    </w:p>
    <w:p w14:paraId="7C8D41F6" w14:textId="77777777" w:rsidR="00147704" w:rsidRPr="002F7092" w:rsidRDefault="00147704" w:rsidP="00147704">
      <w:pPr>
        <w:numPr>
          <w:ilvl w:val="0"/>
          <w:numId w:val="7"/>
        </w:numPr>
        <w:shd w:val="clear" w:color="auto" w:fill="FFFFFF"/>
        <w:spacing w:after="24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Mostrar ambientes, horas e instructores asignados.</w:t>
      </w:r>
    </w:p>
    <w:p w14:paraId="52287313" w14:textId="77777777" w:rsidR="00147704" w:rsidRPr="002F7092" w:rsidRDefault="00147704" w:rsidP="00147704">
      <w:pPr>
        <w:pStyle w:val="Ttulo3"/>
        <w:keepNext w:val="0"/>
        <w:keepLines w:val="0"/>
        <w:shd w:val="clear" w:color="auto" w:fill="FFFFFF"/>
        <w:spacing w:before="280" w:line="348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9" w:name="_heading=h.th5o0xqe282e" w:colFirst="0" w:colLast="0"/>
      <w:bookmarkEnd w:id="9"/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Administración del sistema</w:t>
      </w:r>
    </w:p>
    <w:p w14:paraId="74D391B7" w14:textId="77777777" w:rsidR="00147704" w:rsidRPr="002F7092" w:rsidRDefault="00147704" w:rsidP="00147704">
      <w:pPr>
        <w:numPr>
          <w:ilvl w:val="0"/>
          <w:numId w:val="15"/>
        </w:numPr>
        <w:shd w:val="clear" w:color="auto" w:fill="FFFFFF"/>
        <w:spacing w:before="240" w:after="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Gestionar usuarios y configuraciones.</w:t>
      </w:r>
    </w:p>
    <w:p w14:paraId="738A164F" w14:textId="77777777" w:rsidR="00147704" w:rsidRPr="002F7092" w:rsidRDefault="00147704" w:rsidP="00147704">
      <w:pPr>
        <w:numPr>
          <w:ilvl w:val="0"/>
          <w:numId w:val="15"/>
        </w:numPr>
        <w:shd w:val="clear" w:color="auto" w:fill="FFFFFF"/>
        <w:spacing w:after="24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Administrar datos básicos del sistema.</w:t>
      </w:r>
    </w:p>
    <w:p w14:paraId="1386C638" w14:textId="77777777" w:rsidR="00147704" w:rsidRPr="002F7092" w:rsidRDefault="00147704" w:rsidP="00147704">
      <w:pPr>
        <w:pStyle w:val="Ttulo3"/>
        <w:keepNext w:val="0"/>
        <w:keepLines w:val="0"/>
        <w:shd w:val="clear" w:color="auto" w:fill="FFFFFF"/>
        <w:spacing w:before="280" w:line="348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bookmarkStart w:id="10" w:name="_heading=h.dqwabcypaeu3" w:colFirst="0" w:colLast="0"/>
      <w:bookmarkEnd w:id="10"/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Registro de observaciones</w:t>
      </w:r>
    </w:p>
    <w:p w14:paraId="346F0D03" w14:textId="77777777" w:rsidR="00147704" w:rsidRPr="002F7092" w:rsidRDefault="00147704" w:rsidP="00147704">
      <w:pPr>
        <w:numPr>
          <w:ilvl w:val="0"/>
          <w:numId w:val="9"/>
        </w:numPr>
        <w:shd w:val="clear" w:color="auto" w:fill="FFFFFF"/>
        <w:spacing w:before="240" w:after="240" w:line="348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Permitir registrar novedades u observaciones.</w:t>
      </w:r>
    </w:p>
    <w:p w14:paraId="23530E8C" w14:textId="77777777" w:rsidR="00147704" w:rsidRPr="002F7092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</w:p>
    <w:p w14:paraId="4461DE43" w14:textId="77777777" w:rsidR="00147704" w:rsidRPr="002F7092" w:rsidRDefault="00147704" w:rsidP="00147704">
      <w:pPr>
        <w:numPr>
          <w:ilvl w:val="0"/>
          <w:numId w:val="4"/>
        </w:numPr>
        <w:shd w:val="clear" w:color="auto" w:fill="FFFFFF"/>
        <w:spacing w:after="0" w:line="348" w:lineRule="auto"/>
        <w:jc w:val="both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>Dominio</w:t>
      </w:r>
    </w:p>
    <w:p w14:paraId="79987C2A" w14:textId="77777777" w:rsidR="00147704" w:rsidRPr="002F7092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¿Qué conceptos del negocio aparecen?</w:t>
      </w:r>
    </w:p>
    <w:p w14:paraId="69E05091" w14:textId="77777777" w:rsidR="00147704" w:rsidRPr="002F7092" w:rsidRDefault="00147704" w:rsidP="00147704">
      <w:pPr>
        <w:numPr>
          <w:ilvl w:val="0"/>
          <w:numId w:val="12"/>
        </w:num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Instructor</w:t>
      </w:r>
    </w:p>
    <w:p w14:paraId="5D7FA783" w14:textId="77777777" w:rsidR="00147704" w:rsidRPr="002F7092" w:rsidRDefault="00147704" w:rsidP="00147704">
      <w:pPr>
        <w:numPr>
          <w:ilvl w:val="0"/>
          <w:numId w:val="12"/>
        </w:num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Aprendiz</w:t>
      </w:r>
    </w:p>
    <w:p w14:paraId="054A2875" w14:textId="77777777" w:rsidR="00147704" w:rsidRPr="002F7092" w:rsidRDefault="00147704" w:rsidP="00147704">
      <w:pPr>
        <w:numPr>
          <w:ilvl w:val="0"/>
          <w:numId w:val="12"/>
        </w:num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Ficha</w:t>
      </w:r>
    </w:p>
    <w:p w14:paraId="08FEB825" w14:textId="77777777" w:rsidR="00147704" w:rsidRPr="002F7092" w:rsidRDefault="00147704" w:rsidP="00147704">
      <w:pPr>
        <w:numPr>
          <w:ilvl w:val="0"/>
          <w:numId w:val="12"/>
        </w:num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Horario</w:t>
      </w:r>
    </w:p>
    <w:p w14:paraId="2EEB1A4A" w14:textId="77777777" w:rsidR="00147704" w:rsidRPr="002F7092" w:rsidRDefault="00147704" w:rsidP="00147704">
      <w:pPr>
        <w:numPr>
          <w:ilvl w:val="0"/>
          <w:numId w:val="12"/>
        </w:num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Ambiente</w:t>
      </w:r>
    </w:p>
    <w:p w14:paraId="0C5C613A" w14:textId="77777777" w:rsidR="00147704" w:rsidRPr="002F7092" w:rsidRDefault="00147704" w:rsidP="00147704">
      <w:pPr>
        <w:numPr>
          <w:ilvl w:val="0"/>
          <w:numId w:val="12"/>
        </w:num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Coordinador académico</w:t>
      </w:r>
    </w:p>
    <w:p w14:paraId="4F0AA777" w14:textId="77777777" w:rsidR="00147704" w:rsidRPr="002F7092" w:rsidRDefault="00147704" w:rsidP="00147704">
      <w:pPr>
        <w:numPr>
          <w:ilvl w:val="0"/>
          <w:numId w:val="12"/>
        </w:num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Observación</w:t>
      </w:r>
    </w:p>
    <w:p w14:paraId="66C75F50" w14:textId="77777777" w:rsidR="00147704" w:rsidRPr="002F7092" w:rsidRDefault="00147704" w:rsidP="00147704">
      <w:pPr>
        <w:numPr>
          <w:ilvl w:val="0"/>
          <w:numId w:val="12"/>
        </w:num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Disponibilidad</w:t>
      </w:r>
    </w:p>
    <w:p w14:paraId="09A06D29" w14:textId="77777777" w:rsidR="00147704" w:rsidRPr="002F7092" w:rsidRDefault="00147704" w:rsidP="00147704">
      <w:pPr>
        <w:numPr>
          <w:ilvl w:val="0"/>
          <w:numId w:val="12"/>
        </w:num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Programa de formación</w:t>
      </w:r>
    </w:p>
    <w:p w14:paraId="6A88835A" w14:textId="77777777" w:rsidR="00147704" w:rsidRPr="002F7092" w:rsidRDefault="00147704" w:rsidP="00147704">
      <w:pPr>
        <w:numPr>
          <w:ilvl w:val="0"/>
          <w:numId w:val="12"/>
        </w:num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Usuario</w:t>
      </w:r>
    </w:p>
    <w:p w14:paraId="1223FC26" w14:textId="77777777" w:rsidR="00147704" w:rsidRPr="002F7092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</w:p>
    <w:p w14:paraId="098CF93A" w14:textId="77777777" w:rsidR="00147704" w:rsidRPr="002F7092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</w:p>
    <w:p w14:paraId="0041DB20" w14:textId="77777777" w:rsidR="00147704" w:rsidRPr="002F7092" w:rsidRDefault="00147704" w:rsidP="00147704">
      <w:pPr>
        <w:numPr>
          <w:ilvl w:val="0"/>
          <w:numId w:val="4"/>
        </w:numPr>
        <w:shd w:val="clear" w:color="auto" w:fill="FFFFFF"/>
        <w:spacing w:after="0" w:line="348" w:lineRule="auto"/>
        <w:jc w:val="both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>Reglas</w:t>
      </w:r>
    </w:p>
    <w:p w14:paraId="797FFED0" w14:textId="77777777" w:rsidR="00147704" w:rsidRPr="002F7092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¿Qué restricciones existen?</w:t>
      </w:r>
    </w:p>
    <w:p w14:paraId="3E5F6780" w14:textId="77777777" w:rsidR="00147704" w:rsidRPr="002F7092" w:rsidRDefault="00147704" w:rsidP="00147704">
      <w:pPr>
        <w:numPr>
          <w:ilvl w:val="0"/>
          <w:numId w:val="10"/>
        </w:num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Un instructor no puede tener dos horarios al mismo tiempo.</w:t>
      </w:r>
    </w:p>
    <w:p w14:paraId="6D127DFA" w14:textId="77777777" w:rsidR="00147704" w:rsidRPr="002F7092" w:rsidRDefault="00147704" w:rsidP="00147704">
      <w:pPr>
        <w:numPr>
          <w:ilvl w:val="0"/>
          <w:numId w:val="10"/>
        </w:num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Un ambiente no puede ser asignado a dos fichas.</w:t>
      </w:r>
    </w:p>
    <w:p w14:paraId="7977CFE9" w14:textId="77777777" w:rsidR="00147704" w:rsidRPr="002F7092" w:rsidRDefault="00147704" w:rsidP="00147704">
      <w:pPr>
        <w:numPr>
          <w:ilvl w:val="0"/>
          <w:numId w:val="10"/>
        </w:num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Los horarios deben tener una fecha y hora.</w:t>
      </w:r>
    </w:p>
    <w:p w14:paraId="047013A9" w14:textId="77777777" w:rsidR="00147704" w:rsidRPr="002F7092" w:rsidRDefault="00147704" w:rsidP="00147704">
      <w:pPr>
        <w:numPr>
          <w:ilvl w:val="0"/>
          <w:numId w:val="10"/>
        </w:num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Cada ficha debe tener un instructor asignado.</w:t>
      </w:r>
    </w:p>
    <w:p w14:paraId="5AAEF12A" w14:textId="77777777" w:rsidR="00147704" w:rsidRPr="002F7092" w:rsidRDefault="00147704" w:rsidP="00147704">
      <w:pPr>
        <w:numPr>
          <w:ilvl w:val="0"/>
          <w:numId w:val="10"/>
        </w:num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Los usuarios deben iniciar sesión para acceder al sistema.</w:t>
      </w:r>
    </w:p>
    <w:p w14:paraId="0466CFFF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</w:p>
    <w:p w14:paraId="77462726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</w:p>
    <w:p w14:paraId="5958E1E0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114300" distB="114300" distL="114300" distR="114300" wp14:anchorId="41DE3EFE" wp14:editId="06237057">
            <wp:extent cx="5612130" cy="3911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24CBB" w14:textId="77777777" w:rsidR="00147704" w:rsidRDefault="00147704">
      <w:pPr>
        <w:rPr>
          <w:sz w:val="36"/>
          <w:szCs w:val="36"/>
          <w:lang w:val="es-ES"/>
        </w:rPr>
      </w:pPr>
    </w:p>
    <w:p w14:paraId="64867F1A" w14:textId="77777777" w:rsidR="00147704" w:rsidRDefault="00147704" w:rsidP="00147704">
      <w:pPr>
        <w:pStyle w:val="Ttulo2"/>
        <w:keepNext w:val="0"/>
        <w:keepLines w:val="0"/>
        <w:shd w:val="clear" w:color="auto" w:fill="FFFFFF"/>
        <w:spacing w:before="360" w:line="348" w:lineRule="auto"/>
        <w:jc w:val="both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color w:val="000000"/>
          <w:sz w:val="34"/>
          <w:szCs w:val="34"/>
        </w:rPr>
        <w:t>Clases UML</w:t>
      </w:r>
    </w:p>
    <w:p w14:paraId="16C6FA30" w14:textId="77777777" w:rsidR="00147704" w:rsidRDefault="00147704" w:rsidP="00147704">
      <w:pPr>
        <w:pStyle w:val="Ttulo3"/>
        <w:keepNext w:val="0"/>
        <w:keepLines w:val="0"/>
        <w:shd w:val="clear" w:color="auto" w:fill="FFFFFF"/>
        <w:spacing w:before="280" w:line="348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  <w:bookmarkStart w:id="11" w:name="_heading=h.m268swftgmhd" w:colFirst="0" w:colLast="0"/>
      <w:bookmarkEnd w:id="11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Instructor</w:t>
      </w:r>
    </w:p>
    <w:p w14:paraId="6A78D2EF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Instructor</w:t>
      </w:r>
    </w:p>
    <w:p w14:paraId="38411050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-------------------------</w:t>
      </w:r>
    </w:p>
    <w:p w14:paraId="331B9FB6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gramStart"/>
      <w:r>
        <w:rPr>
          <w:rFonts w:ascii="Arial" w:eastAsia="Arial" w:hAnsi="Arial" w:cs="Arial"/>
          <w:color w:val="000000"/>
        </w:rPr>
        <w:t>id :</w:t>
      </w:r>
      <w:proofErr w:type="gramEnd"/>
      <w:r>
        <w:rPr>
          <w:rFonts w:ascii="Arial" w:eastAsia="Arial" w:hAnsi="Arial" w:cs="Arial"/>
          <w:color w:val="000000"/>
        </w:rPr>
        <w:t xml:space="preserve"> Long</w:t>
      </w:r>
    </w:p>
    <w:p w14:paraId="45CACA01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gramStart"/>
      <w:r>
        <w:rPr>
          <w:rFonts w:ascii="Arial" w:eastAsia="Arial" w:hAnsi="Arial" w:cs="Arial"/>
          <w:color w:val="000000"/>
        </w:rPr>
        <w:t>documento :</w:t>
      </w:r>
      <w:proofErr w:type="gramEnd"/>
      <w:r>
        <w:rPr>
          <w:rFonts w:ascii="Arial" w:eastAsia="Arial" w:hAnsi="Arial" w:cs="Arial"/>
          <w:color w:val="000000"/>
        </w:rPr>
        <w:t xml:space="preserve"> String</w:t>
      </w:r>
    </w:p>
    <w:p w14:paraId="0FB46DBF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gramStart"/>
      <w:r>
        <w:rPr>
          <w:rFonts w:ascii="Arial" w:eastAsia="Arial" w:hAnsi="Arial" w:cs="Arial"/>
          <w:color w:val="000000"/>
        </w:rPr>
        <w:t>nombre :</w:t>
      </w:r>
      <w:proofErr w:type="gramEnd"/>
      <w:r>
        <w:rPr>
          <w:rFonts w:ascii="Arial" w:eastAsia="Arial" w:hAnsi="Arial" w:cs="Arial"/>
          <w:color w:val="000000"/>
        </w:rPr>
        <w:t xml:space="preserve"> String</w:t>
      </w:r>
    </w:p>
    <w:p w14:paraId="17E2E2A6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tipoContrato</w:t>
      </w:r>
      <w:proofErr w:type="spellEnd"/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String</w:t>
      </w:r>
    </w:p>
    <w:p w14:paraId="761DBEDC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-------------------------</w:t>
      </w:r>
    </w:p>
    <w:p w14:paraId="6E3005D7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+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consultarDisponibilidad</w:t>
      </w:r>
      <w:proofErr w:type="spellEnd"/>
      <w:r>
        <w:rPr>
          <w:rFonts w:ascii="Arial" w:eastAsia="Arial" w:hAnsi="Arial" w:cs="Arial"/>
          <w:color w:val="000000"/>
        </w:rPr>
        <w:t>(</w:t>
      </w:r>
      <w:proofErr w:type="gramEnd"/>
      <w:r>
        <w:rPr>
          <w:rFonts w:ascii="Arial" w:eastAsia="Arial" w:hAnsi="Arial" w:cs="Arial"/>
          <w:color w:val="000000"/>
        </w:rPr>
        <w:t>)</w:t>
      </w:r>
    </w:p>
    <w:p w14:paraId="435CF620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+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actualizarDisponibilidad</w:t>
      </w:r>
      <w:proofErr w:type="spellEnd"/>
      <w:r>
        <w:rPr>
          <w:rFonts w:ascii="Arial" w:eastAsia="Arial" w:hAnsi="Arial" w:cs="Arial"/>
          <w:color w:val="000000"/>
        </w:rPr>
        <w:t>(</w:t>
      </w:r>
      <w:proofErr w:type="gramEnd"/>
      <w:r>
        <w:rPr>
          <w:rFonts w:ascii="Arial" w:eastAsia="Arial" w:hAnsi="Arial" w:cs="Arial"/>
          <w:color w:val="000000"/>
        </w:rPr>
        <w:t>)</w:t>
      </w:r>
    </w:p>
    <w:p w14:paraId="605B0E8D" w14:textId="77777777" w:rsidR="00147704" w:rsidRDefault="00147704" w:rsidP="00147704">
      <w:pPr>
        <w:pStyle w:val="Ttulo3"/>
        <w:keepNext w:val="0"/>
        <w:keepLines w:val="0"/>
        <w:shd w:val="clear" w:color="auto" w:fill="FFFFFF"/>
        <w:spacing w:before="280" w:line="348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  <w:bookmarkStart w:id="12" w:name="_heading=h.8jmoq6y3d36h" w:colFirst="0" w:colLast="0"/>
      <w:bookmarkEnd w:id="12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Disponibilidad</w:t>
      </w:r>
    </w:p>
    <w:p w14:paraId="204A2AC4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Disponibilidad</w:t>
      </w:r>
    </w:p>
    <w:p w14:paraId="58575820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-------------------------</w:t>
      </w:r>
    </w:p>
    <w:p w14:paraId="29DCA2EF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gramStart"/>
      <w:r>
        <w:rPr>
          <w:rFonts w:ascii="Arial" w:eastAsia="Arial" w:hAnsi="Arial" w:cs="Arial"/>
          <w:color w:val="000000"/>
        </w:rPr>
        <w:t>id :</w:t>
      </w:r>
      <w:proofErr w:type="gramEnd"/>
      <w:r>
        <w:rPr>
          <w:rFonts w:ascii="Arial" w:eastAsia="Arial" w:hAnsi="Arial" w:cs="Arial"/>
          <w:color w:val="000000"/>
        </w:rPr>
        <w:t xml:space="preserve"> Long</w:t>
      </w:r>
    </w:p>
    <w:p w14:paraId="10638677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dia</w:t>
      </w:r>
      <w:proofErr w:type="spellEnd"/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String</w:t>
      </w:r>
    </w:p>
    <w:p w14:paraId="552A3C53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horaInicio</w:t>
      </w:r>
      <w:proofErr w:type="spellEnd"/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Time</w:t>
      </w:r>
    </w:p>
    <w:p w14:paraId="505925BA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horaFin</w:t>
      </w:r>
      <w:proofErr w:type="spellEnd"/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Time</w:t>
      </w:r>
    </w:p>
    <w:p w14:paraId="070927CA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-------------------------</w:t>
      </w:r>
    </w:p>
    <w:p w14:paraId="05483459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+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verificarDisponibilidad</w:t>
      </w:r>
      <w:proofErr w:type="spellEnd"/>
      <w:r>
        <w:rPr>
          <w:rFonts w:ascii="Arial" w:eastAsia="Arial" w:hAnsi="Arial" w:cs="Arial"/>
          <w:color w:val="000000"/>
        </w:rPr>
        <w:t>(</w:t>
      </w:r>
      <w:proofErr w:type="gramEnd"/>
      <w:r>
        <w:rPr>
          <w:rFonts w:ascii="Arial" w:eastAsia="Arial" w:hAnsi="Arial" w:cs="Arial"/>
          <w:color w:val="000000"/>
        </w:rPr>
        <w:t>)</w:t>
      </w:r>
    </w:p>
    <w:p w14:paraId="3E0CE424" w14:textId="77777777" w:rsidR="00147704" w:rsidRDefault="00147704" w:rsidP="00147704">
      <w:pPr>
        <w:pStyle w:val="Ttulo3"/>
        <w:keepNext w:val="0"/>
        <w:keepLines w:val="0"/>
        <w:shd w:val="clear" w:color="auto" w:fill="FFFFFF"/>
        <w:spacing w:before="280" w:line="348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  <w:bookmarkStart w:id="13" w:name="_heading=h.3ka0nomrhe2q" w:colFirst="0" w:colLast="0"/>
      <w:bookmarkEnd w:id="13"/>
      <w:proofErr w:type="spellStart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AmbienteFormacion</w:t>
      </w:r>
      <w:proofErr w:type="spellEnd"/>
    </w:p>
    <w:p w14:paraId="0F99208F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AmbienteFormacion</w:t>
      </w:r>
      <w:proofErr w:type="spellEnd"/>
    </w:p>
    <w:p w14:paraId="0082BB83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-------------------------</w:t>
      </w:r>
    </w:p>
    <w:p w14:paraId="32602E7D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gramStart"/>
      <w:r>
        <w:rPr>
          <w:rFonts w:ascii="Arial" w:eastAsia="Arial" w:hAnsi="Arial" w:cs="Arial"/>
          <w:color w:val="000000"/>
        </w:rPr>
        <w:t>id :</w:t>
      </w:r>
      <w:proofErr w:type="gramEnd"/>
      <w:r>
        <w:rPr>
          <w:rFonts w:ascii="Arial" w:eastAsia="Arial" w:hAnsi="Arial" w:cs="Arial"/>
          <w:color w:val="000000"/>
        </w:rPr>
        <w:t xml:space="preserve"> Long</w:t>
      </w:r>
    </w:p>
    <w:p w14:paraId="2EE43719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codigo</w:t>
      </w:r>
      <w:proofErr w:type="spellEnd"/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String</w:t>
      </w:r>
    </w:p>
    <w:p w14:paraId="04227637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gramStart"/>
      <w:r>
        <w:rPr>
          <w:rFonts w:ascii="Arial" w:eastAsia="Arial" w:hAnsi="Arial" w:cs="Arial"/>
          <w:color w:val="000000"/>
        </w:rPr>
        <w:t>capacidad :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Integer</w:t>
      </w:r>
      <w:proofErr w:type="spellEnd"/>
    </w:p>
    <w:p w14:paraId="391DD9AF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gramStart"/>
      <w:r>
        <w:rPr>
          <w:rFonts w:ascii="Arial" w:eastAsia="Arial" w:hAnsi="Arial" w:cs="Arial"/>
          <w:color w:val="000000"/>
        </w:rPr>
        <w:t>estado :</w:t>
      </w:r>
      <w:proofErr w:type="gramEnd"/>
      <w:r>
        <w:rPr>
          <w:rFonts w:ascii="Arial" w:eastAsia="Arial" w:hAnsi="Arial" w:cs="Arial"/>
          <w:color w:val="000000"/>
        </w:rPr>
        <w:t xml:space="preserve"> String</w:t>
      </w:r>
    </w:p>
    <w:p w14:paraId="4934EB86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-------------------------</w:t>
      </w:r>
    </w:p>
    <w:p w14:paraId="0E3C46DA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+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validarCapacidad</w:t>
      </w:r>
      <w:proofErr w:type="spellEnd"/>
      <w:r>
        <w:rPr>
          <w:rFonts w:ascii="Arial" w:eastAsia="Arial" w:hAnsi="Arial" w:cs="Arial"/>
          <w:color w:val="000000"/>
        </w:rPr>
        <w:t>(</w:t>
      </w:r>
      <w:proofErr w:type="gramEnd"/>
      <w:r>
        <w:rPr>
          <w:rFonts w:ascii="Arial" w:eastAsia="Arial" w:hAnsi="Arial" w:cs="Arial"/>
          <w:color w:val="000000"/>
        </w:rPr>
        <w:t>)</w:t>
      </w:r>
    </w:p>
    <w:p w14:paraId="3976E480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+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cambiarEstado</w:t>
      </w:r>
      <w:proofErr w:type="spellEnd"/>
      <w:r>
        <w:rPr>
          <w:rFonts w:ascii="Arial" w:eastAsia="Arial" w:hAnsi="Arial" w:cs="Arial"/>
          <w:color w:val="000000"/>
        </w:rPr>
        <w:t>(</w:t>
      </w:r>
      <w:proofErr w:type="gramEnd"/>
      <w:r>
        <w:rPr>
          <w:rFonts w:ascii="Arial" w:eastAsia="Arial" w:hAnsi="Arial" w:cs="Arial"/>
          <w:color w:val="000000"/>
        </w:rPr>
        <w:t>)</w:t>
      </w:r>
    </w:p>
    <w:p w14:paraId="2128CB08" w14:textId="77777777" w:rsidR="00147704" w:rsidRDefault="00147704" w:rsidP="00147704">
      <w:pPr>
        <w:pStyle w:val="Ttulo3"/>
        <w:keepNext w:val="0"/>
        <w:keepLines w:val="0"/>
        <w:shd w:val="clear" w:color="auto" w:fill="FFFFFF"/>
        <w:spacing w:before="280" w:line="348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  <w:bookmarkStart w:id="14" w:name="_heading=h.1btiv2k9q33f" w:colFirst="0" w:colLast="0"/>
      <w:bookmarkEnd w:id="14"/>
      <w:proofErr w:type="spellStart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ProgramaFormacion</w:t>
      </w:r>
      <w:proofErr w:type="spellEnd"/>
    </w:p>
    <w:p w14:paraId="3501C527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lastRenderedPageBreak/>
        <w:t>ProgramaFormacion</w:t>
      </w:r>
      <w:proofErr w:type="spellEnd"/>
    </w:p>
    <w:p w14:paraId="1FF53B71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-------------------------</w:t>
      </w:r>
    </w:p>
    <w:p w14:paraId="1DF62276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gramStart"/>
      <w:r>
        <w:rPr>
          <w:rFonts w:ascii="Arial" w:eastAsia="Arial" w:hAnsi="Arial" w:cs="Arial"/>
          <w:color w:val="000000"/>
        </w:rPr>
        <w:t>id :</w:t>
      </w:r>
      <w:proofErr w:type="gramEnd"/>
      <w:r>
        <w:rPr>
          <w:rFonts w:ascii="Arial" w:eastAsia="Arial" w:hAnsi="Arial" w:cs="Arial"/>
          <w:color w:val="000000"/>
        </w:rPr>
        <w:t xml:space="preserve"> Long</w:t>
      </w:r>
    </w:p>
    <w:p w14:paraId="0694DC7E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codigo</w:t>
      </w:r>
      <w:proofErr w:type="spellEnd"/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String</w:t>
      </w:r>
    </w:p>
    <w:p w14:paraId="17DB762A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gramStart"/>
      <w:r>
        <w:rPr>
          <w:rFonts w:ascii="Arial" w:eastAsia="Arial" w:hAnsi="Arial" w:cs="Arial"/>
          <w:color w:val="000000"/>
        </w:rPr>
        <w:t>nombre :</w:t>
      </w:r>
      <w:proofErr w:type="gramEnd"/>
      <w:r>
        <w:rPr>
          <w:rFonts w:ascii="Arial" w:eastAsia="Arial" w:hAnsi="Arial" w:cs="Arial"/>
          <w:color w:val="000000"/>
        </w:rPr>
        <w:t xml:space="preserve"> String</w:t>
      </w:r>
    </w:p>
    <w:p w14:paraId="5950D910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-------------------------</w:t>
      </w:r>
    </w:p>
    <w:p w14:paraId="0DA4104F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+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agregarFicha</w:t>
      </w:r>
      <w:proofErr w:type="spellEnd"/>
      <w:r>
        <w:rPr>
          <w:rFonts w:ascii="Arial" w:eastAsia="Arial" w:hAnsi="Arial" w:cs="Arial"/>
          <w:color w:val="000000"/>
        </w:rPr>
        <w:t>(</w:t>
      </w:r>
      <w:proofErr w:type="gramEnd"/>
      <w:r>
        <w:rPr>
          <w:rFonts w:ascii="Arial" w:eastAsia="Arial" w:hAnsi="Arial" w:cs="Arial"/>
          <w:color w:val="000000"/>
        </w:rPr>
        <w:t>)</w:t>
      </w:r>
      <w:sdt>
        <w:sdtPr>
          <w:tag w:val="goog_rdk_2"/>
          <w:id w:val="-750129253"/>
        </w:sdtPr>
        <w:sdtContent>
          <w:ins w:id="15" w:author="Kevin Eduardo Arguello Solano" w:date="2026-06-06T14:56:00Z">
            <w:r>
              <w:rPr>
                <w:rFonts w:ascii="Arial" w:eastAsia="Arial" w:hAnsi="Arial" w:cs="Arial"/>
                <w:noProof/>
                <w:color w:val="000000"/>
              </w:rPr>
              <w:drawing>
                <wp:inline distT="114300" distB="114300" distL="114300" distR="114300" wp14:anchorId="5BA7627D" wp14:editId="3F7A4341">
                  <wp:extent cx="5612130" cy="50546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5054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ins>
        </w:sdtContent>
      </w:sdt>
    </w:p>
    <w:p w14:paraId="6A1263D7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+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consultarFichas</w:t>
      </w:r>
      <w:proofErr w:type="spellEnd"/>
      <w:r>
        <w:rPr>
          <w:rFonts w:ascii="Arial" w:eastAsia="Arial" w:hAnsi="Arial" w:cs="Arial"/>
          <w:color w:val="000000"/>
        </w:rPr>
        <w:t>(</w:t>
      </w:r>
      <w:proofErr w:type="gramEnd"/>
      <w:r>
        <w:rPr>
          <w:rFonts w:ascii="Arial" w:eastAsia="Arial" w:hAnsi="Arial" w:cs="Arial"/>
          <w:color w:val="000000"/>
        </w:rPr>
        <w:t>)</w:t>
      </w:r>
    </w:p>
    <w:p w14:paraId="5E8D1156" w14:textId="77777777" w:rsidR="00147704" w:rsidRDefault="00147704" w:rsidP="00147704">
      <w:pPr>
        <w:pStyle w:val="Ttulo3"/>
        <w:keepNext w:val="0"/>
        <w:keepLines w:val="0"/>
        <w:shd w:val="clear" w:color="auto" w:fill="FFFFFF"/>
        <w:spacing w:before="280" w:line="348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  <w:bookmarkStart w:id="16" w:name="_heading=h.lrufg6p5zpjk" w:colFirst="0" w:colLast="0"/>
      <w:bookmarkEnd w:id="16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Ficha</w:t>
      </w:r>
    </w:p>
    <w:p w14:paraId="64DEEF19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Ficha</w:t>
      </w:r>
    </w:p>
    <w:p w14:paraId="578790A3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-------------------------</w:t>
      </w:r>
    </w:p>
    <w:p w14:paraId="06C48F0A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- </w:t>
      </w:r>
      <w:proofErr w:type="gramStart"/>
      <w:r>
        <w:rPr>
          <w:rFonts w:ascii="Arial" w:eastAsia="Arial" w:hAnsi="Arial" w:cs="Arial"/>
          <w:color w:val="000000"/>
        </w:rPr>
        <w:t>id :</w:t>
      </w:r>
      <w:proofErr w:type="gramEnd"/>
      <w:r>
        <w:rPr>
          <w:rFonts w:ascii="Arial" w:eastAsia="Arial" w:hAnsi="Arial" w:cs="Arial"/>
          <w:color w:val="000000"/>
        </w:rPr>
        <w:t xml:space="preserve"> Long</w:t>
      </w:r>
    </w:p>
    <w:p w14:paraId="3DB03399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codigo</w:t>
      </w:r>
      <w:proofErr w:type="spellEnd"/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String</w:t>
      </w:r>
    </w:p>
    <w:p w14:paraId="2BB83A91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numAprendices</w:t>
      </w:r>
      <w:proofErr w:type="spellEnd"/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Integer</w:t>
      </w:r>
      <w:proofErr w:type="spellEnd"/>
    </w:p>
    <w:p w14:paraId="55AB992D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gramStart"/>
      <w:r>
        <w:rPr>
          <w:rFonts w:ascii="Arial" w:eastAsia="Arial" w:hAnsi="Arial" w:cs="Arial"/>
          <w:color w:val="000000"/>
        </w:rPr>
        <w:t>estado :</w:t>
      </w:r>
      <w:proofErr w:type="gramEnd"/>
      <w:r>
        <w:rPr>
          <w:rFonts w:ascii="Arial" w:eastAsia="Arial" w:hAnsi="Arial" w:cs="Arial"/>
          <w:color w:val="000000"/>
        </w:rPr>
        <w:t xml:space="preserve"> String</w:t>
      </w:r>
    </w:p>
    <w:p w14:paraId="33203EA5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-------------------------</w:t>
      </w:r>
    </w:p>
    <w:p w14:paraId="77101DF9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+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actualizarEstado</w:t>
      </w:r>
      <w:proofErr w:type="spellEnd"/>
      <w:r>
        <w:rPr>
          <w:rFonts w:ascii="Arial" w:eastAsia="Arial" w:hAnsi="Arial" w:cs="Arial"/>
          <w:color w:val="000000"/>
        </w:rPr>
        <w:t>(</w:t>
      </w:r>
      <w:proofErr w:type="gramEnd"/>
      <w:r>
        <w:rPr>
          <w:rFonts w:ascii="Arial" w:eastAsia="Arial" w:hAnsi="Arial" w:cs="Arial"/>
          <w:color w:val="000000"/>
        </w:rPr>
        <w:t>)</w:t>
      </w:r>
    </w:p>
    <w:p w14:paraId="405AD816" w14:textId="77777777" w:rsidR="00147704" w:rsidRDefault="00147704" w:rsidP="00147704">
      <w:pPr>
        <w:pStyle w:val="Ttulo3"/>
        <w:keepNext w:val="0"/>
        <w:keepLines w:val="0"/>
        <w:shd w:val="clear" w:color="auto" w:fill="FFFFFF"/>
        <w:spacing w:before="280" w:line="348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  <w:bookmarkStart w:id="17" w:name="_heading=h.6uaul7sip6c3" w:colFirst="0" w:colLast="0"/>
      <w:bookmarkEnd w:id="17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Horario</w:t>
      </w:r>
    </w:p>
    <w:p w14:paraId="78209CEE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Horario</w:t>
      </w:r>
    </w:p>
    <w:p w14:paraId="1631479B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-------------------------</w:t>
      </w:r>
    </w:p>
    <w:p w14:paraId="7B94C392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gramStart"/>
      <w:r>
        <w:rPr>
          <w:rFonts w:ascii="Arial" w:eastAsia="Arial" w:hAnsi="Arial" w:cs="Arial"/>
          <w:color w:val="000000"/>
        </w:rPr>
        <w:t>id :</w:t>
      </w:r>
      <w:proofErr w:type="gramEnd"/>
      <w:r>
        <w:rPr>
          <w:rFonts w:ascii="Arial" w:eastAsia="Arial" w:hAnsi="Arial" w:cs="Arial"/>
          <w:color w:val="000000"/>
        </w:rPr>
        <w:t xml:space="preserve"> Long</w:t>
      </w:r>
    </w:p>
    <w:p w14:paraId="151FB612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gramStart"/>
      <w:r>
        <w:rPr>
          <w:rFonts w:ascii="Arial" w:eastAsia="Arial" w:hAnsi="Arial" w:cs="Arial"/>
          <w:color w:val="000000"/>
        </w:rPr>
        <w:t>fecha :</w:t>
      </w:r>
      <w:proofErr w:type="gramEnd"/>
      <w:r>
        <w:rPr>
          <w:rFonts w:ascii="Arial" w:eastAsia="Arial" w:hAnsi="Arial" w:cs="Arial"/>
          <w:color w:val="000000"/>
        </w:rPr>
        <w:t xml:space="preserve"> Date</w:t>
      </w:r>
    </w:p>
    <w:p w14:paraId="7C989818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horaInicio</w:t>
      </w:r>
      <w:proofErr w:type="spellEnd"/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Time</w:t>
      </w:r>
    </w:p>
    <w:p w14:paraId="050FBC78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horaFin</w:t>
      </w:r>
      <w:proofErr w:type="spellEnd"/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Time</w:t>
      </w:r>
    </w:p>
    <w:p w14:paraId="47BE02DD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gramStart"/>
      <w:r>
        <w:rPr>
          <w:rFonts w:ascii="Arial" w:eastAsia="Arial" w:hAnsi="Arial" w:cs="Arial"/>
          <w:color w:val="000000"/>
        </w:rPr>
        <w:t>estado :</w:t>
      </w:r>
      <w:proofErr w:type="gramEnd"/>
      <w:r>
        <w:rPr>
          <w:rFonts w:ascii="Arial" w:eastAsia="Arial" w:hAnsi="Arial" w:cs="Arial"/>
          <w:color w:val="000000"/>
        </w:rPr>
        <w:t xml:space="preserve"> String</w:t>
      </w:r>
    </w:p>
    <w:p w14:paraId="5F80A5C2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-------------------------</w:t>
      </w:r>
    </w:p>
    <w:p w14:paraId="6563FCA2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+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validarConflicto</w:t>
      </w:r>
      <w:proofErr w:type="spellEnd"/>
      <w:r>
        <w:rPr>
          <w:rFonts w:ascii="Arial" w:eastAsia="Arial" w:hAnsi="Arial" w:cs="Arial"/>
          <w:color w:val="000000"/>
        </w:rPr>
        <w:t>(</w:t>
      </w:r>
      <w:proofErr w:type="gramEnd"/>
      <w:r>
        <w:rPr>
          <w:rFonts w:ascii="Arial" w:eastAsia="Arial" w:hAnsi="Arial" w:cs="Arial"/>
          <w:color w:val="000000"/>
        </w:rPr>
        <w:t>)</w:t>
      </w:r>
    </w:p>
    <w:p w14:paraId="47DFC80A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+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cambiarEstado</w:t>
      </w:r>
      <w:proofErr w:type="spellEnd"/>
      <w:r>
        <w:rPr>
          <w:rFonts w:ascii="Arial" w:eastAsia="Arial" w:hAnsi="Arial" w:cs="Arial"/>
          <w:color w:val="000000"/>
        </w:rPr>
        <w:t>(</w:t>
      </w:r>
      <w:proofErr w:type="gramEnd"/>
      <w:r>
        <w:rPr>
          <w:rFonts w:ascii="Arial" w:eastAsia="Arial" w:hAnsi="Arial" w:cs="Arial"/>
          <w:color w:val="000000"/>
        </w:rPr>
        <w:t>)</w:t>
      </w:r>
    </w:p>
    <w:p w14:paraId="6F0A04C4" w14:textId="77777777" w:rsidR="00147704" w:rsidRDefault="00147704" w:rsidP="00147704">
      <w:pPr>
        <w:pStyle w:val="Ttulo3"/>
        <w:keepNext w:val="0"/>
        <w:keepLines w:val="0"/>
        <w:shd w:val="clear" w:color="auto" w:fill="FFFFFF"/>
        <w:spacing w:before="280" w:line="348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  <w:bookmarkStart w:id="18" w:name="_heading=h.gg15y31bm5y5" w:colFirst="0" w:colLast="0"/>
      <w:bookmarkEnd w:id="18"/>
      <w:proofErr w:type="spellStart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Observacion</w:t>
      </w:r>
      <w:proofErr w:type="spellEnd"/>
    </w:p>
    <w:p w14:paraId="6E65CAF0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Observacion</w:t>
      </w:r>
      <w:proofErr w:type="spellEnd"/>
    </w:p>
    <w:p w14:paraId="52273D37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-------------------------</w:t>
      </w:r>
    </w:p>
    <w:p w14:paraId="466453B4" w14:textId="77777777" w:rsidR="00147704" w:rsidRDefault="00000000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sdt>
        <w:sdtPr>
          <w:tag w:val="goog_rdk_4"/>
          <w:id w:val="41954698"/>
        </w:sdtPr>
        <w:sdtContent>
          <w:del w:id="19" w:author="Kevin Eduardo Arguello Solano" w:date="2026-06-06T14:56:00Z">
            <w:r w:rsidR="00147704">
              <w:rPr>
                <w:rFonts w:ascii="Arial" w:eastAsia="Arial" w:hAnsi="Arial" w:cs="Arial"/>
                <w:noProof/>
                <w:color w:val="000000"/>
              </w:rPr>
              <w:drawing>
                <wp:inline distT="114300" distB="114300" distL="114300" distR="114300" wp14:anchorId="5072F964" wp14:editId="65D656EE">
                  <wp:extent cx="5612130" cy="5054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5054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del>
        </w:sdtContent>
      </w:sdt>
      <w:r w:rsidR="00147704">
        <w:rPr>
          <w:rFonts w:ascii="Arial" w:eastAsia="Arial" w:hAnsi="Arial" w:cs="Arial"/>
          <w:color w:val="000000"/>
        </w:rPr>
        <w:t xml:space="preserve">- </w:t>
      </w:r>
      <w:proofErr w:type="gramStart"/>
      <w:r w:rsidR="00147704">
        <w:rPr>
          <w:rFonts w:ascii="Arial" w:eastAsia="Arial" w:hAnsi="Arial" w:cs="Arial"/>
          <w:color w:val="000000"/>
        </w:rPr>
        <w:t>id :</w:t>
      </w:r>
      <w:proofErr w:type="gramEnd"/>
      <w:r w:rsidR="00147704">
        <w:rPr>
          <w:rFonts w:ascii="Arial" w:eastAsia="Arial" w:hAnsi="Arial" w:cs="Arial"/>
          <w:color w:val="000000"/>
        </w:rPr>
        <w:t xml:space="preserve"> Long</w:t>
      </w:r>
    </w:p>
    <w:p w14:paraId="11EBE960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descripcion</w:t>
      </w:r>
      <w:proofErr w:type="spellEnd"/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String</w:t>
      </w:r>
    </w:p>
    <w:p w14:paraId="2264B835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-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fechaRegistro</w:t>
      </w:r>
      <w:proofErr w:type="spellEnd"/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Date</w:t>
      </w:r>
    </w:p>
    <w:p w14:paraId="0CFB82CD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-------------------------</w:t>
      </w:r>
    </w:p>
    <w:p w14:paraId="27D5B922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+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registrarObservacion</w:t>
      </w:r>
      <w:proofErr w:type="spellEnd"/>
      <w:r>
        <w:rPr>
          <w:rFonts w:ascii="Arial" w:eastAsia="Arial" w:hAnsi="Arial" w:cs="Arial"/>
          <w:color w:val="000000"/>
        </w:rPr>
        <w:t>(</w:t>
      </w:r>
      <w:proofErr w:type="gramEnd"/>
      <w:r>
        <w:rPr>
          <w:rFonts w:ascii="Arial" w:eastAsia="Arial" w:hAnsi="Arial" w:cs="Arial"/>
          <w:color w:val="000000"/>
        </w:rPr>
        <w:t>)</w:t>
      </w:r>
    </w:p>
    <w:p w14:paraId="4D2C0BD7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</w:p>
    <w:p w14:paraId="2DCF23AE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b/>
          <w:bCs/>
          <w:color w:val="000000"/>
        </w:rPr>
        <w:t>Organiacion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-Diagramas UML y Entidad </w:t>
      </w:r>
      <w:proofErr w:type="spellStart"/>
      <w:r>
        <w:rPr>
          <w:rFonts w:ascii="Arial" w:eastAsia="Arial" w:hAnsi="Arial" w:cs="Arial"/>
          <w:b/>
          <w:bCs/>
          <w:color w:val="000000"/>
        </w:rPr>
        <w:t>relacion</w:t>
      </w:r>
      <w:proofErr w:type="spellEnd"/>
    </w:p>
    <w:p w14:paraId="7E988540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</w:p>
    <w:p w14:paraId="3C3CED8C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    </w:t>
      </w:r>
      <w:sdt>
        <w:sdtPr>
          <w:tag w:val="goog_rdk_5"/>
          <w:id w:val="-154969114"/>
        </w:sdtPr>
        <w:sdtContent/>
      </w:sdt>
      <w:proofErr w:type="spellStart"/>
      <w:r>
        <w:rPr>
          <w:rFonts w:ascii="Arial" w:eastAsia="Arial" w:hAnsi="Arial" w:cs="Arial"/>
          <w:color w:val="000000"/>
        </w:rPr>
        <w:t>ProgramaFormacion</w:t>
      </w:r>
      <w:proofErr w:type="spellEnd"/>
    </w:p>
    <w:p w14:paraId="0871F319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              |</w:t>
      </w:r>
    </w:p>
    <w:p w14:paraId="1687B464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              |</w:t>
      </w:r>
    </w:p>
    <w:p w14:paraId="6F201D8B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           Ficha</w:t>
      </w:r>
    </w:p>
    <w:p w14:paraId="3E1A46B2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                        |</w:t>
      </w:r>
    </w:p>
    <w:p w14:paraId="1116F568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              |</w:t>
      </w:r>
    </w:p>
    <w:p w14:paraId="38D148FC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           Horario</w:t>
      </w:r>
    </w:p>
    <w:p w14:paraId="4FE9B9D9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         /    |    \</w:t>
      </w:r>
    </w:p>
    <w:p w14:paraId="548B8C8D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        /     |     \</w:t>
      </w:r>
    </w:p>
    <w:p w14:paraId="089BEB72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       /      |      \</w:t>
      </w:r>
    </w:p>
    <w:p w14:paraId="60A42F4E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Instructor   Ambiente   </w:t>
      </w:r>
      <w:proofErr w:type="spellStart"/>
      <w:r>
        <w:rPr>
          <w:rFonts w:ascii="Arial" w:eastAsia="Arial" w:hAnsi="Arial" w:cs="Arial"/>
          <w:color w:val="000000"/>
        </w:rPr>
        <w:t>Observacion</w:t>
      </w:r>
      <w:proofErr w:type="spellEnd"/>
    </w:p>
    <w:p w14:paraId="15B7BAB3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   |</w:t>
      </w:r>
    </w:p>
    <w:p w14:paraId="44822611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   |</w:t>
      </w:r>
    </w:p>
    <w:p w14:paraId="4FFB2720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Disponibilidad</w:t>
      </w:r>
    </w:p>
    <w:sdt>
      <w:sdtPr>
        <w:tag w:val="goog_rdk_8"/>
        <w:id w:val="-40463409"/>
      </w:sdtPr>
      <w:sdtContent>
        <w:p w14:paraId="7118E55E" w14:textId="77777777" w:rsidR="00147704" w:rsidRDefault="00000000" w:rsidP="00147704">
          <w:pPr>
            <w:shd w:val="clear" w:color="auto" w:fill="FFFFFF"/>
            <w:spacing w:after="0" w:line="348" w:lineRule="auto"/>
            <w:jc w:val="both"/>
            <w:rPr>
              <w:ins w:id="20" w:author="Kevin Eduardo Arguello Solano" w:date="2026-06-06T13:52:00Z"/>
              <w:rFonts w:ascii="Arial" w:eastAsia="Arial" w:hAnsi="Arial" w:cs="Arial"/>
              <w:color w:val="000000"/>
            </w:rPr>
          </w:pPr>
          <w:sdt>
            <w:sdtPr>
              <w:tag w:val="goog_rdk_7"/>
              <w:id w:val="1943801790"/>
            </w:sdtPr>
            <w:sdtContent/>
          </w:sdt>
        </w:p>
      </w:sdtContent>
    </w:sdt>
    <w:sdt>
      <w:sdtPr>
        <w:tag w:val="goog_rdk_10"/>
        <w:id w:val="-232754325"/>
      </w:sdtPr>
      <w:sdtContent>
        <w:p w14:paraId="632432D2" w14:textId="77777777" w:rsidR="00147704" w:rsidRDefault="00000000" w:rsidP="00147704">
          <w:pPr>
            <w:shd w:val="clear" w:color="auto" w:fill="FFFFFF"/>
            <w:spacing w:after="0" w:line="348" w:lineRule="auto"/>
            <w:jc w:val="both"/>
            <w:rPr>
              <w:ins w:id="21" w:author="Kevin Eduardo Arguello Solano" w:date="2026-06-06T13:52:00Z"/>
              <w:rFonts w:ascii="Arial" w:eastAsia="Arial" w:hAnsi="Arial" w:cs="Arial"/>
              <w:color w:val="000000"/>
            </w:rPr>
          </w:pPr>
          <w:sdt>
            <w:sdtPr>
              <w:tag w:val="goog_rdk_9"/>
              <w:id w:val="1819854068"/>
            </w:sdtPr>
            <w:sdtContent/>
          </w:sdt>
        </w:p>
      </w:sdtContent>
    </w:sdt>
    <w:sdt>
      <w:sdtPr>
        <w:tag w:val="goog_rdk_12"/>
        <w:id w:val="-249322746"/>
      </w:sdtPr>
      <w:sdtContent>
        <w:p w14:paraId="7EBE7CE0" w14:textId="77777777" w:rsidR="00147704" w:rsidRDefault="00000000" w:rsidP="00147704">
          <w:pPr>
            <w:shd w:val="clear" w:color="auto" w:fill="FFFFFF"/>
            <w:spacing w:after="0" w:line="348" w:lineRule="auto"/>
            <w:jc w:val="both"/>
            <w:rPr>
              <w:ins w:id="22" w:author="Kevin Eduardo Arguello Solano" w:date="2026-06-06T13:52:00Z"/>
              <w:rFonts w:ascii="Arial" w:eastAsia="Arial" w:hAnsi="Arial" w:cs="Arial"/>
              <w:color w:val="000000"/>
            </w:rPr>
          </w:pPr>
          <w:sdt>
            <w:sdtPr>
              <w:tag w:val="goog_rdk_11"/>
              <w:id w:val="1358145853"/>
            </w:sdtPr>
            <w:sdtContent/>
          </w:sdt>
        </w:p>
      </w:sdtContent>
    </w:sdt>
    <w:sdt>
      <w:sdtPr>
        <w:tag w:val="goog_rdk_14"/>
        <w:id w:val="-1032108076"/>
      </w:sdtPr>
      <w:sdtContent>
        <w:p w14:paraId="6CC98E5D" w14:textId="77777777" w:rsidR="00147704" w:rsidRDefault="00000000" w:rsidP="00147704">
          <w:pPr>
            <w:shd w:val="clear" w:color="auto" w:fill="FFFFFF"/>
            <w:spacing w:after="0" w:line="348" w:lineRule="auto"/>
            <w:jc w:val="both"/>
            <w:rPr>
              <w:ins w:id="23" w:author="Kevin Eduardo Arguello Solano" w:date="2026-06-06T13:52:00Z"/>
              <w:rFonts w:ascii="Arial" w:eastAsia="Arial" w:hAnsi="Arial" w:cs="Arial"/>
              <w:color w:val="000000"/>
            </w:rPr>
          </w:pPr>
          <w:sdt>
            <w:sdtPr>
              <w:tag w:val="goog_rdk_13"/>
              <w:id w:val="-1892466532"/>
            </w:sdtPr>
            <w:sdtContent/>
          </w:sdt>
        </w:p>
      </w:sdtContent>
    </w:sdt>
    <w:sdt>
      <w:sdtPr>
        <w:tag w:val="goog_rdk_16"/>
        <w:id w:val="1149765449"/>
      </w:sdtPr>
      <w:sdtContent>
        <w:p w14:paraId="0B6782B2" w14:textId="77777777" w:rsidR="00147704" w:rsidRDefault="00000000" w:rsidP="00147704">
          <w:pPr>
            <w:shd w:val="clear" w:color="auto" w:fill="FFFFFF"/>
            <w:spacing w:after="0" w:line="348" w:lineRule="auto"/>
            <w:jc w:val="both"/>
            <w:rPr>
              <w:ins w:id="24" w:author="Kevin Eduardo Arguello Solano" w:date="2026-06-06T13:52:00Z"/>
              <w:rFonts w:ascii="Arial" w:eastAsia="Arial" w:hAnsi="Arial" w:cs="Arial"/>
              <w:color w:val="000000"/>
            </w:rPr>
          </w:pPr>
          <w:sdt>
            <w:sdtPr>
              <w:tag w:val="goog_rdk_15"/>
              <w:id w:val="-1535133465"/>
            </w:sdtPr>
            <w:sdtContent/>
          </w:sdt>
        </w:p>
      </w:sdtContent>
    </w:sdt>
    <w:sdt>
      <w:sdtPr>
        <w:tag w:val="goog_rdk_18"/>
        <w:id w:val="1246734720"/>
      </w:sdtPr>
      <w:sdtContent>
        <w:p w14:paraId="1D0D925A" w14:textId="77777777" w:rsidR="00147704" w:rsidRDefault="00000000" w:rsidP="00147704">
          <w:pPr>
            <w:shd w:val="clear" w:color="auto" w:fill="FFFFFF"/>
            <w:spacing w:after="0" w:line="348" w:lineRule="auto"/>
            <w:jc w:val="both"/>
            <w:rPr>
              <w:ins w:id="25" w:author="Kevin Eduardo Arguello Solano" w:date="2026-06-06T13:52:00Z"/>
              <w:rFonts w:ascii="Arial" w:eastAsia="Arial" w:hAnsi="Arial" w:cs="Arial"/>
              <w:color w:val="000000"/>
            </w:rPr>
          </w:pPr>
          <w:sdt>
            <w:sdtPr>
              <w:tag w:val="goog_rdk_17"/>
              <w:id w:val="2059017003"/>
            </w:sdtPr>
            <w:sdtContent/>
          </w:sdt>
        </w:p>
      </w:sdtContent>
    </w:sdt>
    <w:sdt>
      <w:sdtPr>
        <w:tag w:val="goog_rdk_20"/>
        <w:id w:val="2134603037"/>
      </w:sdtPr>
      <w:sdtContent>
        <w:p w14:paraId="2CB43634" w14:textId="77777777" w:rsidR="00147704" w:rsidRDefault="00000000" w:rsidP="00147704">
          <w:pPr>
            <w:shd w:val="clear" w:color="auto" w:fill="FFFFFF"/>
            <w:spacing w:after="0" w:line="348" w:lineRule="auto"/>
            <w:jc w:val="both"/>
            <w:rPr>
              <w:ins w:id="26" w:author="Kevin Eduardo Arguello Solano" w:date="2026-06-06T13:52:00Z"/>
              <w:rFonts w:ascii="Arial" w:eastAsia="Arial" w:hAnsi="Arial" w:cs="Arial"/>
              <w:color w:val="000000"/>
            </w:rPr>
          </w:pPr>
          <w:sdt>
            <w:sdtPr>
              <w:tag w:val="goog_rdk_19"/>
              <w:id w:val="-182515332"/>
            </w:sdtPr>
            <w:sdtContent/>
          </w:sdt>
        </w:p>
      </w:sdtContent>
    </w:sdt>
    <w:sdt>
      <w:sdtPr>
        <w:tag w:val="goog_rdk_22"/>
        <w:id w:val="-1898373626"/>
      </w:sdtPr>
      <w:sdtContent>
        <w:p w14:paraId="18902283" w14:textId="77777777" w:rsidR="00147704" w:rsidRDefault="00000000" w:rsidP="00147704">
          <w:pPr>
            <w:shd w:val="clear" w:color="auto" w:fill="FFFFFF"/>
            <w:spacing w:after="0" w:line="348" w:lineRule="auto"/>
            <w:jc w:val="both"/>
            <w:rPr>
              <w:ins w:id="27" w:author="Kevin Eduardo Arguello Solano" w:date="2026-06-06T13:52:00Z"/>
              <w:rFonts w:ascii="Arial" w:eastAsia="Arial" w:hAnsi="Arial" w:cs="Arial"/>
              <w:color w:val="000000"/>
            </w:rPr>
          </w:pPr>
          <w:sdt>
            <w:sdtPr>
              <w:tag w:val="goog_rdk_21"/>
              <w:id w:val="1925697674"/>
            </w:sdtPr>
            <w:sdtContent/>
          </w:sdt>
        </w:p>
      </w:sdtContent>
    </w:sdt>
    <w:sdt>
      <w:sdtPr>
        <w:tag w:val="goog_rdk_24"/>
        <w:id w:val="1062608191"/>
      </w:sdtPr>
      <w:sdtContent>
        <w:p w14:paraId="6C88C937" w14:textId="77777777" w:rsidR="00147704" w:rsidRDefault="00000000" w:rsidP="00147704">
          <w:pPr>
            <w:shd w:val="clear" w:color="auto" w:fill="FFFFFF"/>
            <w:spacing w:after="0" w:line="348" w:lineRule="auto"/>
            <w:jc w:val="both"/>
            <w:rPr>
              <w:ins w:id="28" w:author="Kevin Eduardo Arguello Solano" w:date="2026-06-06T13:52:00Z"/>
              <w:rFonts w:ascii="Arial" w:eastAsia="Arial" w:hAnsi="Arial" w:cs="Arial"/>
              <w:color w:val="000000"/>
            </w:rPr>
          </w:pPr>
          <w:sdt>
            <w:sdtPr>
              <w:tag w:val="goog_rdk_23"/>
              <w:id w:val="558699782"/>
            </w:sdtPr>
            <w:sdtContent/>
          </w:sdt>
        </w:p>
      </w:sdtContent>
    </w:sdt>
    <w:sdt>
      <w:sdtPr>
        <w:tag w:val="goog_rdk_26"/>
        <w:id w:val="227232371"/>
      </w:sdtPr>
      <w:sdtContent>
        <w:p w14:paraId="569C23B6" w14:textId="77777777" w:rsidR="00147704" w:rsidRDefault="00000000" w:rsidP="00147704">
          <w:pPr>
            <w:shd w:val="clear" w:color="auto" w:fill="FFFFFF"/>
            <w:spacing w:after="0" w:line="348" w:lineRule="auto"/>
            <w:jc w:val="both"/>
            <w:rPr>
              <w:ins w:id="29" w:author="Kevin Eduardo Arguello Solano" w:date="2026-06-06T13:52:00Z"/>
              <w:rFonts w:ascii="Arial" w:eastAsia="Arial" w:hAnsi="Arial" w:cs="Arial"/>
              <w:color w:val="000000"/>
            </w:rPr>
          </w:pPr>
          <w:sdt>
            <w:sdtPr>
              <w:tag w:val="goog_rdk_25"/>
              <w:id w:val="1818555530"/>
            </w:sdtPr>
            <w:sdtContent/>
          </w:sdt>
        </w:p>
      </w:sdtContent>
    </w:sdt>
    <w:sdt>
      <w:sdtPr>
        <w:tag w:val="goog_rdk_28"/>
        <w:id w:val="-1481206196"/>
      </w:sdtPr>
      <w:sdtContent>
        <w:p w14:paraId="3F12EA23" w14:textId="77777777" w:rsidR="00147704" w:rsidRDefault="00000000" w:rsidP="00147704">
          <w:pPr>
            <w:shd w:val="clear" w:color="auto" w:fill="FFFFFF"/>
            <w:spacing w:after="0" w:line="348" w:lineRule="auto"/>
            <w:jc w:val="both"/>
            <w:rPr>
              <w:ins w:id="30" w:author="Kevin Eduardo Arguello Solano" w:date="2026-06-06T13:52:00Z"/>
              <w:rFonts w:ascii="Arial" w:eastAsia="Arial" w:hAnsi="Arial" w:cs="Arial"/>
              <w:color w:val="000000"/>
            </w:rPr>
          </w:pPr>
          <w:sdt>
            <w:sdtPr>
              <w:tag w:val="goog_rdk_27"/>
              <w:id w:val="1200769584"/>
            </w:sdtPr>
            <w:sdtContent/>
          </w:sdt>
        </w:p>
      </w:sdtContent>
    </w:sdt>
    <w:sdt>
      <w:sdtPr>
        <w:tag w:val="goog_rdk_30"/>
        <w:id w:val="-2041414982"/>
      </w:sdtPr>
      <w:sdtContent>
        <w:p w14:paraId="53AD2591" w14:textId="77777777" w:rsidR="00147704" w:rsidRDefault="00000000" w:rsidP="00147704">
          <w:pPr>
            <w:shd w:val="clear" w:color="auto" w:fill="FFFFFF"/>
            <w:spacing w:after="0" w:line="348" w:lineRule="auto"/>
            <w:jc w:val="both"/>
            <w:rPr>
              <w:ins w:id="31" w:author="Kevin Eduardo Arguello Solano" w:date="2026-06-06T13:52:00Z"/>
              <w:rFonts w:ascii="Arial" w:eastAsia="Arial" w:hAnsi="Arial" w:cs="Arial"/>
              <w:color w:val="000000"/>
            </w:rPr>
          </w:pPr>
          <w:sdt>
            <w:sdtPr>
              <w:tag w:val="goog_rdk_29"/>
              <w:id w:val="318913870"/>
            </w:sdtPr>
            <w:sdtContent/>
          </w:sdt>
        </w:p>
      </w:sdtContent>
    </w:sdt>
    <w:sdt>
      <w:sdtPr>
        <w:tag w:val="goog_rdk_32"/>
        <w:id w:val="-1774651157"/>
      </w:sdtPr>
      <w:sdtContent>
        <w:p w14:paraId="3487183F" w14:textId="77777777" w:rsidR="00147704" w:rsidRDefault="00000000" w:rsidP="00147704">
          <w:pPr>
            <w:shd w:val="clear" w:color="auto" w:fill="FFFFFF"/>
            <w:spacing w:after="0" w:line="348" w:lineRule="auto"/>
            <w:jc w:val="both"/>
            <w:rPr>
              <w:ins w:id="32" w:author="Kevin Eduardo Arguello Solano" w:date="2026-06-06T13:52:00Z"/>
              <w:rFonts w:ascii="Arial" w:eastAsia="Arial" w:hAnsi="Arial" w:cs="Arial"/>
              <w:color w:val="000000"/>
            </w:rPr>
          </w:pPr>
          <w:sdt>
            <w:sdtPr>
              <w:tag w:val="goog_rdk_31"/>
              <w:id w:val="-1193631838"/>
            </w:sdtPr>
            <w:sdtContent/>
          </w:sdt>
        </w:p>
      </w:sdtContent>
    </w:sdt>
    <w:sdt>
      <w:sdtPr>
        <w:tag w:val="goog_rdk_34"/>
        <w:id w:val="-785010507"/>
      </w:sdtPr>
      <w:sdtContent>
        <w:p w14:paraId="3DBA0A4B" w14:textId="77777777" w:rsidR="00147704" w:rsidRDefault="00000000" w:rsidP="00147704">
          <w:pPr>
            <w:shd w:val="clear" w:color="auto" w:fill="FFFFFF"/>
            <w:spacing w:after="0" w:line="348" w:lineRule="auto"/>
            <w:jc w:val="both"/>
            <w:rPr>
              <w:ins w:id="33" w:author="Kevin Eduardo Arguello Solano" w:date="2026-06-06T13:52:00Z"/>
              <w:rFonts w:ascii="Arial" w:eastAsia="Arial" w:hAnsi="Arial" w:cs="Arial"/>
              <w:color w:val="000000"/>
            </w:rPr>
          </w:pPr>
          <w:sdt>
            <w:sdtPr>
              <w:tag w:val="goog_rdk_33"/>
              <w:id w:val="-524267984"/>
            </w:sdtPr>
            <w:sdtContent/>
          </w:sdt>
        </w:p>
      </w:sdtContent>
    </w:sdt>
    <w:sdt>
      <w:sdtPr>
        <w:tag w:val="goog_rdk_36"/>
        <w:id w:val="-11706003"/>
      </w:sdtPr>
      <w:sdtContent>
        <w:p w14:paraId="2529BE2F" w14:textId="77777777" w:rsidR="00147704" w:rsidRDefault="00000000" w:rsidP="00147704">
          <w:pPr>
            <w:shd w:val="clear" w:color="auto" w:fill="FFFFFF"/>
            <w:spacing w:after="0" w:line="348" w:lineRule="auto"/>
            <w:jc w:val="both"/>
            <w:rPr>
              <w:ins w:id="34" w:author="Kevin Eduardo Arguello Solano" w:date="2026-06-06T13:52:00Z"/>
              <w:rFonts w:ascii="Arial" w:eastAsia="Arial" w:hAnsi="Arial" w:cs="Arial"/>
              <w:color w:val="000000"/>
            </w:rPr>
          </w:pPr>
          <w:sdt>
            <w:sdtPr>
              <w:tag w:val="goog_rdk_35"/>
              <w:id w:val="-50993107"/>
            </w:sdtPr>
            <w:sdtContent/>
          </w:sdt>
        </w:p>
      </w:sdtContent>
    </w:sdt>
    <w:sdt>
      <w:sdtPr>
        <w:tag w:val="goog_rdk_38"/>
        <w:id w:val="186057277"/>
      </w:sdtPr>
      <w:sdtContent>
        <w:p w14:paraId="4D71C9DF" w14:textId="77777777" w:rsidR="00147704" w:rsidRDefault="00000000" w:rsidP="00147704">
          <w:pPr>
            <w:shd w:val="clear" w:color="auto" w:fill="FFFFFF"/>
            <w:spacing w:after="0" w:line="348" w:lineRule="auto"/>
            <w:jc w:val="both"/>
            <w:rPr>
              <w:ins w:id="35" w:author="Kevin Eduardo Arguello Solano" w:date="2026-06-06T13:52:00Z"/>
              <w:rFonts w:ascii="Arial" w:eastAsia="Arial" w:hAnsi="Arial" w:cs="Arial"/>
              <w:color w:val="000000"/>
            </w:rPr>
          </w:pPr>
          <w:sdt>
            <w:sdtPr>
              <w:tag w:val="goog_rdk_37"/>
              <w:id w:val="481120064"/>
            </w:sdtPr>
            <w:sdtContent/>
          </w:sdt>
        </w:p>
      </w:sdtContent>
    </w:sdt>
    <w:sdt>
      <w:sdtPr>
        <w:tag w:val="goog_rdk_40"/>
        <w:id w:val="1856257440"/>
      </w:sdtPr>
      <w:sdtContent>
        <w:p w14:paraId="215A3DB7" w14:textId="77777777" w:rsidR="00147704" w:rsidRDefault="00000000" w:rsidP="00147704">
          <w:pPr>
            <w:shd w:val="clear" w:color="auto" w:fill="FFFFFF"/>
            <w:spacing w:after="0" w:line="348" w:lineRule="auto"/>
            <w:jc w:val="both"/>
            <w:rPr>
              <w:ins w:id="36" w:author="Kevin Eduardo Arguello Solano" w:date="2026-06-06T13:52:00Z"/>
              <w:rFonts w:ascii="Arial" w:eastAsia="Arial" w:hAnsi="Arial" w:cs="Arial"/>
              <w:color w:val="000000"/>
            </w:rPr>
          </w:pPr>
          <w:sdt>
            <w:sdtPr>
              <w:tag w:val="goog_rdk_39"/>
              <w:id w:val="-643198845"/>
            </w:sdtPr>
            <w:sdtContent/>
          </w:sdt>
        </w:p>
      </w:sdtContent>
    </w:sdt>
    <w:p w14:paraId="1DFE56D2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</w:p>
    <w:p w14:paraId="415578C0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Roboto Mono" w:eastAsia="Roboto Mono" w:hAnsi="Roboto Mono" w:cs="Roboto Mono"/>
          <w:color w:val="000000"/>
        </w:rPr>
        <w:t>ProgramaFormacion</w:t>
      </w:r>
      <w:proofErr w:type="spellEnd"/>
      <w:sdt>
        <w:sdtPr>
          <w:tag w:val="goog_rdk_41"/>
          <w:id w:val="109069034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Roboto Mono" w:eastAsia="Roboto Mono" w:hAnsi="Roboto Mono" w:cs="Roboto Mono"/>
          <w:color w:val="000000"/>
        </w:rPr>
        <w:t>Ficha</w:t>
      </w:r>
      <w:r>
        <w:rPr>
          <w:rFonts w:ascii="Arial" w:eastAsia="Arial" w:hAnsi="Arial" w:cs="Arial"/>
          <w:color w:val="000000"/>
        </w:rPr>
        <w:t xml:space="preserve"> (uno a muchos): un programa tiene varias fichas.</w:t>
      </w:r>
    </w:p>
    <w:p w14:paraId="07063C03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Roboto Mono" w:eastAsia="Roboto Mono" w:hAnsi="Roboto Mono" w:cs="Roboto Mono"/>
          <w:color w:val="000000"/>
        </w:rPr>
        <w:t>Ficha</w:t>
      </w:r>
      <w:sdt>
        <w:sdtPr>
          <w:tag w:val="goog_rdk_42"/>
          <w:id w:val="-42634933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Roboto Mono" w:eastAsia="Roboto Mono" w:hAnsi="Roboto Mono" w:cs="Roboto Mono"/>
          <w:color w:val="000000"/>
        </w:rPr>
        <w:t>Horario</w:t>
      </w:r>
      <w:r>
        <w:rPr>
          <w:rFonts w:ascii="Arial" w:eastAsia="Arial" w:hAnsi="Arial" w:cs="Arial"/>
          <w:color w:val="000000"/>
        </w:rPr>
        <w:t xml:space="preserve"> (uno a muchos): una ficha puede tener varios horarios.</w:t>
      </w:r>
    </w:p>
    <w:p w14:paraId="153905E6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Roboto Mono" w:eastAsia="Roboto Mono" w:hAnsi="Roboto Mono" w:cs="Roboto Mono"/>
          <w:color w:val="000000"/>
        </w:rPr>
        <w:t>Instructor</w:t>
      </w:r>
      <w:sdt>
        <w:sdtPr>
          <w:tag w:val="goog_rdk_43"/>
          <w:id w:val="-163647845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Roboto Mono" w:eastAsia="Roboto Mono" w:hAnsi="Roboto Mono" w:cs="Roboto Mono"/>
          <w:color w:val="000000"/>
        </w:rPr>
        <w:t>Horario</w:t>
      </w:r>
      <w:r>
        <w:rPr>
          <w:rFonts w:ascii="Arial" w:eastAsia="Arial" w:hAnsi="Arial" w:cs="Arial"/>
          <w:color w:val="000000"/>
        </w:rPr>
        <w:t xml:space="preserve"> (uno a muchos): un instructor imparte varios horarios.</w:t>
      </w:r>
    </w:p>
    <w:p w14:paraId="47A414FB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Roboto Mono" w:eastAsia="Roboto Mono" w:hAnsi="Roboto Mono" w:cs="Roboto Mono"/>
          <w:color w:val="000000"/>
        </w:rPr>
        <w:lastRenderedPageBreak/>
        <w:t>AmbienteFormacion</w:t>
      </w:r>
      <w:proofErr w:type="spellEnd"/>
      <w:sdt>
        <w:sdtPr>
          <w:tag w:val="goog_rdk_44"/>
          <w:id w:val="100530291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Roboto Mono" w:eastAsia="Roboto Mono" w:hAnsi="Roboto Mono" w:cs="Roboto Mono"/>
          <w:color w:val="000000"/>
        </w:rPr>
        <w:t>Horario</w:t>
      </w:r>
      <w:r>
        <w:rPr>
          <w:rFonts w:ascii="Arial" w:eastAsia="Arial" w:hAnsi="Arial" w:cs="Arial"/>
          <w:color w:val="000000"/>
        </w:rPr>
        <w:t xml:space="preserve"> (uno a muchos): un ambiente acoge varios horarios.</w:t>
      </w:r>
    </w:p>
    <w:p w14:paraId="7CC5C582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Roboto Mono" w:eastAsia="Roboto Mono" w:hAnsi="Roboto Mono" w:cs="Roboto Mono"/>
          <w:color w:val="000000"/>
        </w:rPr>
        <w:t>Horario</w:t>
      </w:r>
      <w:sdt>
        <w:sdtPr>
          <w:tag w:val="goog_rdk_45"/>
          <w:id w:val="960787411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proofErr w:type="spellStart"/>
      <w:r>
        <w:rPr>
          <w:rFonts w:ascii="Roboto Mono" w:eastAsia="Roboto Mono" w:hAnsi="Roboto Mono" w:cs="Roboto Mono"/>
          <w:color w:val="000000"/>
        </w:rPr>
        <w:t>Observacion</w:t>
      </w:r>
      <w:proofErr w:type="spellEnd"/>
      <w:r>
        <w:rPr>
          <w:rFonts w:ascii="Arial" w:eastAsia="Arial" w:hAnsi="Arial" w:cs="Arial"/>
          <w:color w:val="000000"/>
        </w:rPr>
        <w:t xml:space="preserve"> (uno a muchos): un horario puede generar varias observaciones.</w:t>
      </w:r>
    </w:p>
    <w:p w14:paraId="4A3714BF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  <w:r>
        <w:rPr>
          <w:rFonts w:ascii="Roboto Mono" w:eastAsia="Roboto Mono" w:hAnsi="Roboto Mono" w:cs="Roboto Mono"/>
          <w:color w:val="000000"/>
        </w:rPr>
        <w:t>Instructor</w:t>
      </w:r>
      <w:sdt>
        <w:sdtPr>
          <w:tag w:val="goog_rdk_46"/>
          <w:id w:val="198987523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Roboto Mono" w:eastAsia="Roboto Mono" w:hAnsi="Roboto Mono" w:cs="Roboto Mono"/>
          <w:color w:val="000000"/>
        </w:rPr>
        <w:t>Disponibilidad</w:t>
      </w:r>
      <w:r>
        <w:rPr>
          <w:rFonts w:ascii="Arial" w:eastAsia="Arial" w:hAnsi="Arial" w:cs="Arial"/>
          <w:color w:val="000000"/>
        </w:rPr>
        <w:t xml:space="preserve"> (uno a muchos): un instructor registra su disponibilidad por día/hora.</w:t>
      </w:r>
    </w:p>
    <w:p w14:paraId="3E23BB6E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</w:p>
    <w:p w14:paraId="7BDA2ED8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</w:p>
    <w:p w14:paraId="7C440409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Tipo de relación en el diagrama</w:t>
      </w:r>
    </w:p>
    <w:p w14:paraId="585BB8F1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</w:p>
    <w:tbl>
      <w:tblPr>
        <w:tblW w:w="68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315"/>
        <w:gridCol w:w="3555"/>
      </w:tblGrid>
      <w:tr w:rsidR="00147704" w14:paraId="35D2594C" w14:textId="77777777" w:rsidTr="00147704">
        <w:trPr>
          <w:trHeight w:val="500"/>
          <w:jc w:val="center"/>
        </w:trPr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2D023" w14:textId="77777777" w:rsidR="00147704" w:rsidRDefault="00147704" w:rsidP="00A55BE1">
            <w:pPr>
              <w:shd w:val="clear" w:color="auto" w:fill="FFFFFF"/>
              <w:spacing w:after="0" w:line="348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Relación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7BFB6" w14:textId="77777777" w:rsidR="00147704" w:rsidRDefault="00147704" w:rsidP="00A55BE1">
            <w:pPr>
              <w:shd w:val="clear" w:color="auto" w:fill="FFFFFF"/>
              <w:spacing w:after="0" w:line="348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Tipo UML</w:t>
            </w:r>
          </w:p>
        </w:tc>
      </w:tr>
      <w:tr w:rsidR="00147704" w14:paraId="1BCA01A6" w14:textId="77777777" w:rsidTr="00147704">
        <w:trPr>
          <w:trHeight w:val="500"/>
          <w:jc w:val="center"/>
        </w:trPr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88A94" w14:textId="77777777" w:rsidR="00147704" w:rsidRDefault="00000000" w:rsidP="00A55BE1">
            <w:pPr>
              <w:shd w:val="clear" w:color="auto" w:fill="FFFFFF"/>
              <w:spacing w:after="0" w:line="348" w:lineRule="auto"/>
              <w:jc w:val="both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47"/>
                <w:id w:val="-1424286972"/>
              </w:sdtPr>
              <w:sdtContent>
                <w:proofErr w:type="spellStart"/>
                <w:r w:rsidR="00147704">
                  <w:rPr>
                    <w:rFonts w:ascii="Arial Unicode MS" w:eastAsia="Arial Unicode MS" w:hAnsi="Arial Unicode MS" w:cs="Arial Unicode MS"/>
                    <w:color w:val="000000"/>
                  </w:rPr>
                  <w:t>ProgramaFormacion</w:t>
                </w:r>
                <w:proofErr w:type="spellEnd"/>
                <w:r w:rsidR="00147704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Ficha</w:t>
                </w:r>
              </w:sdtContent>
            </w:sdt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4506" w14:textId="77777777" w:rsidR="00147704" w:rsidRDefault="00147704" w:rsidP="00A55BE1">
            <w:pPr>
              <w:shd w:val="clear" w:color="auto" w:fill="FFFFFF"/>
              <w:spacing w:after="0" w:line="348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Agregación</w:t>
            </w:r>
          </w:p>
        </w:tc>
      </w:tr>
      <w:tr w:rsidR="00147704" w14:paraId="6C008C4A" w14:textId="77777777" w:rsidTr="00147704">
        <w:trPr>
          <w:trHeight w:val="500"/>
          <w:jc w:val="center"/>
        </w:trPr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E0A8F" w14:textId="77777777" w:rsidR="00147704" w:rsidRDefault="00000000" w:rsidP="00A55BE1">
            <w:pPr>
              <w:shd w:val="clear" w:color="auto" w:fill="FFFFFF"/>
              <w:spacing w:after="0" w:line="348" w:lineRule="auto"/>
              <w:jc w:val="both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48"/>
                <w:id w:val="283709449"/>
              </w:sdtPr>
              <w:sdtContent>
                <w:r w:rsidR="00147704">
                  <w:rPr>
                    <w:rFonts w:ascii="Arial Unicode MS" w:eastAsia="Arial Unicode MS" w:hAnsi="Arial Unicode MS" w:cs="Arial Unicode MS"/>
                    <w:color w:val="000000"/>
                  </w:rPr>
                  <w:t>Ficha → Horario</w:t>
                </w:r>
              </w:sdtContent>
            </w:sdt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7CDD7" w14:textId="77777777" w:rsidR="00147704" w:rsidRDefault="00147704" w:rsidP="00A55BE1">
            <w:pPr>
              <w:shd w:val="clear" w:color="auto" w:fill="FFFFFF"/>
              <w:spacing w:after="0" w:line="348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Asociación</w:t>
            </w:r>
          </w:p>
        </w:tc>
      </w:tr>
      <w:tr w:rsidR="00147704" w14:paraId="7790A60C" w14:textId="77777777" w:rsidTr="00147704">
        <w:trPr>
          <w:trHeight w:val="500"/>
          <w:jc w:val="center"/>
        </w:trPr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2F541" w14:textId="77777777" w:rsidR="00147704" w:rsidRDefault="00000000" w:rsidP="00A55BE1">
            <w:pPr>
              <w:shd w:val="clear" w:color="auto" w:fill="FFFFFF"/>
              <w:spacing w:after="0" w:line="348" w:lineRule="auto"/>
              <w:jc w:val="both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49"/>
                <w:id w:val="-1318800519"/>
              </w:sdtPr>
              <w:sdtContent>
                <w:r w:rsidR="00147704">
                  <w:rPr>
                    <w:rFonts w:ascii="Arial Unicode MS" w:eastAsia="Arial Unicode MS" w:hAnsi="Arial Unicode MS" w:cs="Arial Unicode MS"/>
                    <w:color w:val="000000"/>
                  </w:rPr>
                  <w:t>Instructor → Horario</w:t>
                </w:r>
              </w:sdtContent>
            </w:sdt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7C0EA" w14:textId="77777777" w:rsidR="00147704" w:rsidRDefault="00147704" w:rsidP="00A55BE1">
            <w:pPr>
              <w:shd w:val="clear" w:color="auto" w:fill="FFFFFF"/>
              <w:spacing w:after="0" w:line="348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Asociación</w:t>
            </w:r>
          </w:p>
        </w:tc>
      </w:tr>
      <w:tr w:rsidR="00147704" w14:paraId="5B46CC9B" w14:textId="77777777" w:rsidTr="00147704">
        <w:trPr>
          <w:trHeight w:val="500"/>
          <w:jc w:val="center"/>
        </w:trPr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F20C9" w14:textId="77777777" w:rsidR="00147704" w:rsidRDefault="00000000" w:rsidP="00A55BE1">
            <w:pPr>
              <w:shd w:val="clear" w:color="auto" w:fill="FFFFFF"/>
              <w:spacing w:after="0" w:line="348" w:lineRule="auto"/>
              <w:jc w:val="both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50"/>
                <w:id w:val="-551832858"/>
              </w:sdtPr>
              <w:sdtContent>
                <w:proofErr w:type="spellStart"/>
                <w:r w:rsidR="00147704">
                  <w:rPr>
                    <w:rFonts w:ascii="Arial Unicode MS" w:eastAsia="Arial Unicode MS" w:hAnsi="Arial Unicode MS" w:cs="Arial Unicode MS"/>
                    <w:color w:val="000000"/>
                  </w:rPr>
                  <w:t>AmbienteFormacion</w:t>
                </w:r>
                <w:proofErr w:type="spellEnd"/>
                <w:r w:rsidR="00147704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Horario</w:t>
                </w:r>
              </w:sdtContent>
            </w:sdt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96D67" w14:textId="77777777" w:rsidR="00147704" w:rsidRDefault="00147704" w:rsidP="00A55BE1">
            <w:pPr>
              <w:shd w:val="clear" w:color="auto" w:fill="FFFFFF"/>
              <w:spacing w:after="0" w:line="348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Asociación</w:t>
            </w:r>
          </w:p>
        </w:tc>
      </w:tr>
      <w:tr w:rsidR="00147704" w14:paraId="1903A8BA" w14:textId="77777777" w:rsidTr="00147704">
        <w:trPr>
          <w:trHeight w:val="500"/>
          <w:jc w:val="center"/>
        </w:trPr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42C07" w14:textId="77777777" w:rsidR="00147704" w:rsidRDefault="00000000" w:rsidP="00A55BE1">
            <w:pPr>
              <w:shd w:val="clear" w:color="auto" w:fill="FFFFFF"/>
              <w:spacing w:after="0" w:line="348" w:lineRule="auto"/>
              <w:jc w:val="both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51"/>
                <w:id w:val="-663148140"/>
              </w:sdtPr>
              <w:sdtContent>
                <w:r w:rsidR="00147704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Horario → </w:t>
                </w:r>
                <w:proofErr w:type="spellStart"/>
                <w:r w:rsidR="00147704">
                  <w:rPr>
                    <w:rFonts w:ascii="Arial Unicode MS" w:eastAsia="Arial Unicode MS" w:hAnsi="Arial Unicode MS" w:cs="Arial Unicode MS"/>
                    <w:color w:val="000000"/>
                  </w:rPr>
                  <w:t>Observacion</w:t>
                </w:r>
                <w:proofErr w:type="spellEnd"/>
              </w:sdtContent>
            </w:sdt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9DA96" w14:textId="77777777" w:rsidR="00147704" w:rsidRDefault="00147704" w:rsidP="00A55BE1">
            <w:pPr>
              <w:shd w:val="clear" w:color="auto" w:fill="FFFFFF"/>
              <w:spacing w:after="0" w:line="348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Asociación (Justificar)</w:t>
            </w:r>
          </w:p>
        </w:tc>
      </w:tr>
      <w:tr w:rsidR="00147704" w14:paraId="0EA0E41D" w14:textId="77777777" w:rsidTr="00147704">
        <w:trPr>
          <w:trHeight w:val="500"/>
          <w:jc w:val="center"/>
        </w:trPr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CA157" w14:textId="77777777" w:rsidR="00147704" w:rsidRDefault="00000000" w:rsidP="00A55BE1">
            <w:pPr>
              <w:shd w:val="clear" w:color="auto" w:fill="FFFFFF"/>
              <w:spacing w:after="0" w:line="348" w:lineRule="auto"/>
              <w:jc w:val="both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52"/>
                <w:id w:val="-204161806"/>
              </w:sdtPr>
              <w:sdtContent>
                <w:r w:rsidR="00147704">
                  <w:rPr>
                    <w:rFonts w:ascii="Arial Unicode MS" w:eastAsia="Arial Unicode MS" w:hAnsi="Arial Unicode MS" w:cs="Arial Unicode MS"/>
                    <w:color w:val="000000"/>
                  </w:rPr>
                  <w:t>Instructor → Disponibilidad</w:t>
                </w:r>
              </w:sdtContent>
            </w:sdt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6622B" w14:textId="77777777" w:rsidR="00147704" w:rsidRDefault="00147704" w:rsidP="00A55BE1">
            <w:pPr>
              <w:shd w:val="clear" w:color="auto" w:fill="FFFFFF"/>
              <w:spacing w:after="0" w:line="348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Asociación (Justificar)</w:t>
            </w:r>
          </w:p>
        </w:tc>
      </w:tr>
    </w:tbl>
    <w:p w14:paraId="4D5BF3DE" w14:textId="77777777" w:rsidR="00147704" w:rsidRDefault="00147704" w:rsidP="00147704">
      <w:pPr>
        <w:shd w:val="clear" w:color="auto" w:fill="FFFFFF"/>
        <w:spacing w:after="0" w:line="348" w:lineRule="auto"/>
        <w:jc w:val="both"/>
        <w:rPr>
          <w:rFonts w:ascii="Arial" w:eastAsia="Arial" w:hAnsi="Arial" w:cs="Arial"/>
          <w:color w:val="000000"/>
        </w:rPr>
      </w:pPr>
    </w:p>
    <w:p w14:paraId="0D911140" w14:textId="77777777" w:rsidR="00147704" w:rsidRDefault="00147704">
      <w:pPr>
        <w:rPr>
          <w:sz w:val="36"/>
          <w:szCs w:val="36"/>
          <w:lang w:val="es-ES"/>
        </w:rPr>
      </w:pPr>
    </w:p>
    <w:p w14:paraId="404C7C44" w14:textId="77777777" w:rsidR="00147704" w:rsidRDefault="00147704">
      <w:pPr>
        <w:rPr>
          <w:sz w:val="36"/>
          <w:szCs w:val="36"/>
          <w:lang w:val="es-ES"/>
        </w:rPr>
      </w:pPr>
    </w:p>
    <w:p w14:paraId="56815990" w14:textId="77777777" w:rsidR="00147704" w:rsidRDefault="00147704">
      <w:pPr>
        <w:rPr>
          <w:sz w:val="36"/>
          <w:szCs w:val="36"/>
          <w:lang w:val="es-ES"/>
        </w:rPr>
      </w:pPr>
    </w:p>
    <w:p w14:paraId="0A090274" w14:textId="33E81D76" w:rsidR="0005361B" w:rsidRDefault="00147704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TALLER DIAGRMAS</w:t>
      </w:r>
      <w:r w:rsidR="0005361B">
        <w:rPr>
          <w:sz w:val="36"/>
          <w:szCs w:val="36"/>
          <w:lang w:val="es-ES"/>
        </w:rPr>
        <w:t xml:space="preserve"> DE CASOS DE USO </w:t>
      </w:r>
    </w:p>
    <w:p w14:paraId="16AFD803" w14:textId="77777777" w:rsidR="0005361B" w:rsidRPr="00EE3B78" w:rsidRDefault="0005361B">
      <w:pPr>
        <w:rPr>
          <w:sz w:val="28"/>
          <w:szCs w:val="28"/>
          <w:lang w:val="es-ES"/>
        </w:rPr>
      </w:pPr>
      <w:r>
        <w:rPr>
          <w:sz w:val="32"/>
          <w:szCs w:val="32"/>
          <w:lang w:val="es-ES"/>
        </w:rPr>
        <w:lastRenderedPageBreak/>
        <w:t xml:space="preserve">Justificación de actores </w:t>
      </w:r>
      <w:r>
        <w:rPr>
          <w:sz w:val="28"/>
          <w:szCs w:val="28"/>
          <w:lang w:val="es-ES"/>
        </w:rPr>
        <w:br/>
      </w:r>
    </w:p>
    <w:p w14:paraId="72FEA395" w14:textId="77777777" w:rsidR="0005361B" w:rsidRDefault="0005361B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Coordinador académico </w:t>
      </w:r>
    </w:p>
    <w:p w14:paraId="2DD689AF" w14:textId="77777777" w:rsidR="0005361B" w:rsidRDefault="0005361B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Se incluye porque él responsable de programar los horarios y es la persona que </w:t>
      </w:r>
      <w:r>
        <w:rPr>
          <w:sz w:val="28"/>
          <w:szCs w:val="28"/>
        </w:rPr>
        <w:t>programa, modifica y consulta horarios de fichas e instructores.</w:t>
      </w:r>
      <w:r>
        <w:rPr>
          <w:sz w:val="28"/>
          <w:szCs w:val="28"/>
          <w:lang w:val="es-ES"/>
        </w:rPr>
        <w:t xml:space="preserve"> </w:t>
      </w:r>
    </w:p>
    <w:p w14:paraId="1A6CD079" w14:textId="77777777" w:rsidR="0005361B" w:rsidRDefault="0005361B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Instructor</w:t>
      </w:r>
    </w:p>
    <w:p w14:paraId="5B8679E3" w14:textId="77777777" w:rsidR="0005361B" w:rsidRDefault="0005361B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Se incluye porque necesita saber que horario que le corresponde y puede hacer observaciones sobre su horario asignado y su disponibilidad puede afectar la programación del coordinador </w:t>
      </w:r>
    </w:p>
    <w:p w14:paraId="50FEE1B0" w14:textId="77777777" w:rsidR="00A214BC" w:rsidRDefault="00A214BC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Aprendiz </w:t>
      </w:r>
    </w:p>
    <w:p w14:paraId="5D25102D" w14:textId="77777777" w:rsidR="00A214BC" w:rsidRDefault="00A214BC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Se incluye porque ocupa saber su horario que le corresponde y con que instructor tiene formación </w:t>
      </w:r>
    </w:p>
    <w:p w14:paraId="71EA761F" w14:textId="77777777" w:rsidR="00A214BC" w:rsidRDefault="00A214BC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Administrador </w:t>
      </w:r>
    </w:p>
    <w:p w14:paraId="4AC2730E" w14:textId="77777777" w:rsidR="00A214BC" w:rsidRDefault="00A214BC">
      <w:pPr>
        <w:rPr>
          <w:sz w:val="28"/>
          <w:szCs w:val="28"/>
        </w:rPr>
      </w:pPr>
      <w:r>
        <w:rPr>
          <w:sz w:val="28"/>
          <w:szCs w:val="28"/>
          <w:lang w:val="es-ES"/>
        </w:rPr>
        <w:t xml:space="preserve">Se incluye porque es el encargado de gestionar y mantener actualizado la información del sistema como los </w:t>
      </w:r>
      <w:r>
        <w:rPr>
          <w:sz w:val="28"/>
          <w:szCs w:val="28"/>
        </w:rPr>
        <w:t>ambientes, instructores, fichas y programas de formación.</w:t>
      </w:r>
    </w:p>
    <w:p w14:paraId="20C4BA3A" w14:textId="77777777" w:rsidR="00EE3B78" w:rsidRDefault="00EE3B78">
      <w:pPr>
        <w:rPr>
          <w:sz w:val="28"/>
          <w:szCs w:val="28"/>
        </w:rPr>
      </w:pPr>
    </w:p>
    <w:p w14:paraId="36290A41" w14:textId="77777777" w:rsidR="00EE3B78" w:rsidRPr="00EE3B78" w:rsidRDefault="00EE3B78">
      <w:pPr>
        <w:rPr>
          <w:sz w:val="32"/>
          <w:szCs w:val="32"/>
          <w:lang w:val="es-ES"/>
        </w:rPr>
      </w:pPr>
    </w:p>
    <w:p w14:paraId="5F7B2884" w14:textId="77777777" w:rsidR="007E0D12" w:rsidRDefault="00000000">
      <w:pPr>
        <w:spacing w:before="320"/>
        <w:rPr>
          <w:b/>
          <w:sz w:val="32"/>
          <w:szCs w:val="32"/>
          <w:lang w:val="es-ES"/>
        </w:rPr>
      </w:pPr>
      <w:r>
        <w:rPr>
          <w:b/>
          <w:sz w:val="32"/>
          <w:szCs w:val="32"/>
          <w:lang w:val="es-ES"/>
        </w:rPr>
        <w:t>Plantilla para documentar casos de uso</w:t>
      </w:r>
    </w:p>
    <w:p w14:paraId="12CE460B" w14:textId="77777777" w:rsidR="007E0D12" w:rsidRDefault="00000000">
      <w:pPr>
        <w:spacing w:after="12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Diligenciar manualmente por cada caso de uso. Documentar mínimo tres casos de uso.</w:t>
      </w:r>
    </w:p>
    <w:tbl>
      <w:tblPr>
        <w:tblpPr w:leftFromText="141" w:rightFromText="141" w:horzAnchor="margin" w:tblpY="-11630"/>
        <w:tblW w:w="9360" w:type="dxa"/>
        <w:tblBorders>
          <w:top w:val="single" w:sz="4" w:space="0" w:color="2E4057"/>
          <w:left w:val="single" w:sz="4" w:space="0" w:color="2E4057"/>
          <w:bottom w:val="single" w:sz="4" w:space="0" w:color="2E4057"/>
          <w:right w:val="single" w:sz="4" w:space="0" w:color="2E4057"/>
          <w:insideH w:val="single" w:sz="2" w:space="0" w:color="AEBBC8"/>
          <w:insideV w:val="single" w:sz="2" w:space="0" w:color="AEBBC8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E0D12" w14:paraId="168DC103" w14:textId="77777777" w:rsidTr="00147704">
        <w:trPr>
          <w:tblHeader/>
        </w:trPr>
        <w:tc>
          <w:tcPr>
            <w:tcW w:w="3120" w:type="dxa"/>
            <w:shd w:val="clear" w:color="auto" w:fill="000000" w:themeFill="text1"/>
          </w:tcPr>
          <w:p w14:paraId="0E61D1AA" w14:textId="77777777" w:rsidR="007E0D12" w:rsidRDefault="00000000" w:rsidP="00125151">
            <w:r>
              <w:rPr>
                <w:b/>
                <w:color w:val="FFFFFF"/>
                <w:sz w:val="22"/>
                <w:szCs w:val="22"/>
              </w:rPr>
              <w:lastRenderedPageBreak/>
              <w:t>Campo</w:t>
            </w:r>
          </w:p>
        </w:tc>
        <w:tc>
          <w:tcPr>
            <w:tcW w:w="6240" w:type="dxa"/>
            <w:shd w:val="clear" w:color="auto" w:fill="000000" w:themeFill="text1"/>
          </w:tcPr>
          <w:p w14:paraId="59B52D0A" w14:textId="77777777" w:rsidR="007E0D12" w:rsidRDefault="00000000" w:rsidP="00125151">
            <w:r>
              <w:rPr>
                <w:b/>
                <w:color w:val="FFFFFF"/>
                <w:sz w:val="22"/>
                <w:szCs w:val="22"/>
              </w:rPr>
              <w:t>Contenido que debe diligenciar el aprendiz</w:t>
            </w:r>
          </w:p>
        </w:tc>
      </w:tr>
      <w:tr w:rsidR="007E0D12" w14:paraId="3FF0074D" w14:textId="77777777" w:rsidTr="00147704">
        <w:tc>
          <w:tcPr>
            <w:tcW w:w="3120" w:type="dxa"/>
          </w:tcPr>
          <w:p w14:paraId="5732448A" w14:textId="77777777" w:rsidR="007E0D12" w:rsidRDefault="00000000" w:rsidP="00125151">
            <w:r>
              <w:rPr>
                <w:b/>
                <w:sz w:val="22"/>
                <w:szCs w:val="22"/>
                <w:lang w:val="es-ES"/>
              </w:rPr>
              <w:t>ID del caso de uso</w:t>
            </w:r>
          </w:p>
        </w:tc>
        <w:tc>
          <w:tcPr>
            <w:tcW w:w="6240" w:type="dxa"/>
          </w:tcPr>
          <w:p w14:paraId="3E7C41AB" w14:textId="1A621FE8" w:rsidR="007E0D12" w:rsidRDefault="00000000" w:rsidP="00125151">
            <w:r>
              <w:rPr>
                <w:sz w:val="22"/>
                <w:szCs w:val="22"/>
                <w:lang w:val="es-ES"/>
              </w:rPr>
              <w:t>CU-01</w:t>
            </w:r>
          </w:p>
        </w:tc>
      </w:tr>
      <w:tr w:rsidR="007E0D12" w14:paraId="6B426406" w14:textId="77777777" w:rsidTr="00125151">
        <w:tc>
          <w:tcPr>
            <w:tcW w:w="3120" w:type="dxa"/>
          </w:tcPr>
          <w:p w14:paraId="7654E811" w14:textId="77777777" w:rsidR="007E0D12" w:rsidRDefault="00000000" w:rsidP="00125151">
            <w:r>
              <w:rPr>
                <w:b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6240" w:type="dxa"/>
          </w:tcPr>
          <w:p w14:paraId="3257BEE0" w14:textId="53421CFD" w:rsidR="007E0D12" w:rsidRDefault="00125151" w:rsidP="00125151">
            <w:r>
              <w:rPr>
                <w:sz w:val="22"/>
                <w:szCs w:val="22"/>
                <w:lang w:val="es-ES"/>
              </w:rPr>
              <w:t xml:space="preserve">Crear horarios </w:t>
            </w:r>
          </w:p>
        </w:tc>
      </w:tr>
      <w:tr w:rsidR="007E0D12" w14:paraId="76D005CD" w14:textId="77777777" w:rsidTr="00147704">
        <w:tc>
          <w:tcPr>
            <w:tcW w:w="3120" w:type="dxa"/>
          </w:tcPr>
          <w:p w14:paraId="6D043369" w14:textId="77777777" w:rsidR="007E0D12" w:rsidRDefault="00000000" w:rsidP="00125151">
            <w:r>
              <w:rPr>
                <w:b/>
                <w:sz w:val="22"/>
                <w:szCs w:val="22"/>
                <w:lang w:val="es-ES"/>
              </w:rPr>
              <w:t>Actor principal</w:t>
            </w:r>
          </w:p>
        </w:tc>
        <w:tc>
          <w:tcPr>
            <w:tcW w:w="6240" w:type="dxa"/>
          </w:tcPr>
          <w:p w14:paraId="55353F73" w14:textId="6DE38E19" w:rsidR="007E0D12" w:rsidRDefault="00125151" w:rsidP="00125151">
            <w:r>
              <w:rPr>
                <w:sz w:val="22"/>
                <w:szCs w:val="22"/>
                <w:lang w:val="es-ES"/>
              </w:rPr>
              <w:t xml:space="preserve">Coordinador académico </w:t>
            </w:r>
          </w:p>
        </w:tc>
      </w:tr>
      <w:tr w:rsidR="007E0D12" w14:paraId="392F6A1D" w14:textId="77777777" w:rsidTr="00125151">
        <w:tc>
          <w:tcPr>
            <w:tcW w:w="3120" w:type="dxa"/>
          </w:tcPr>
          <w:p w14:paraId="257B8050" w14:textId="77777777" w:rsidR="007E0D12" w:rsidRDefault="00000000" w:rsidP="00125151">
            <w:r>
              <w:rPr>
                <w:b/>
                <w:sz w:val="22"/>
                <w:szCs w:val="22"/>
                <w:lang w:val="es-ES"/>
              </w:rPr>
              <w:t>Actores secundarios</w:t>
            </w:r>
          </w:p>
        </w:tc>
        <w:tc>
          <w:tcPr>
            <w:tcW w:w="6240" w:type="dxa"/>
          </w:tcPr>
          <w:p w14:paraId="0DF633D7" w14:textId="0CE51C2E" w:rsidR="007E0D12" w:rsidRDefault="00125151" w:rsidP="00125151">
            <w:r>
              <w:t xml:space="preserve">Instructor </w:t>
            </w:r>
          </w:p>
        </w:tc>
      </w:tr>
      <w:tr w:rsidR="007E0D12" w14:paraId="7DBE7998" w14:textId="77777777" w:rsidTr="00147704">
        <w:tc>
          <w:tcPr>
            <w:tcW w:w="3120" w:type="dxa"/>
          </w:tcPr>
          <w:p w14:paraId="6B06BE6A" w14:textId="77777777" w:rsidR="007E0D12" w:rsidRDefault="00000000" w:rsidP="00125151">
            <w:r>
              <w:rPr>
                <w:b/>
                <w:sz w:val="22"/>
                <w:szCs w:val="22"/>
                <w:lang w:val="es-ES"/>
              </w:rPr>
              <w:t>Objetivo</w:t>
            </w:r>
          </w:p>
        </w:tc>
        <w:tc>
          <w:tcPr>
            <w:tcW w:w="6240" w:type="dxa"/>
          </w:tcPr>
          <w:p w14:paraId="7CC3C737" w14:textId="79C10693" w:rsidR="007E0D12" w:rsidRDefault="00125151" w:rsidP="00125151">
            <w:r>
              <w:rPr>
                <w:sz w:val="22"/>
                <w:szCs w:val="22"/>
                <w:lang w:val="es-ES"/>
              </w:rPr>
              <w:t>Crear el horario de una ficha.</w:t>
            </w:r>
          </w:p>
        </w:tc>
      </w:tr>
      <w:tr w:rsidR="007E0D12" w14:paraId="2C17C11B" w14:textId="77777777" w:rsidTr="00125151">
        <w:tc>
          <w:tcPr>
            <w:tcW w:w="3120" w:type="dxa"/>
          </w:tcPr>
          <w:p w14:paraId="0F4BBCB9" w14:textId="77777777" w:rsidR="007E0D12" w:rsidRDefault="00000000" w:rsidP="00125151">
            <w:r>
              <w:rPr>
                <w:b/>
                <w:sz w:val="22"/>
                <w:szCs w:val="22"/>
                <w:lang w:val="es-ES"/>
              </w:rPr>
              <w:t>Precondiciones</w:t>
            </w:r>
          </w:p>
        </w:tc>
        <w:tc>
          <w:tcPr>
            <w:tcW w:w="6240" w:type="dxa"/>
          </w:tcPr>
          <w:p w14:paraId="6793CC76" w14:textId="1A2A0295" w:rsidR="007E0D12" w:rsidRDefault="00125151" w:rsidP="00125151">
            <w:r>
              <w:rPr>
                <w:sz w:val="22"/>
                <w:szCs w:val="22"/>
                <w:lang w:val="es-ES"/>
              </w:rPr>
              <w:t>Debe existir una ficha, instructores y ambientes registrados.</w:t>
            </w:r>
          </w:p>
        </w:tc>
      </w:tr>
      <w:tr w:rsidR="007E0D12" w14:paraId="4A7A97FC" w14:textId="77777777" w:rsidTr="00147704">
        <w:tc>
          <w:tcPr>
            <w:tcW w:w="3120" w:type="dxa"/>
          </w:tcPr>
          <w:p w14:paraId="2657F46A" w14:textId="77777777" w:rsidR="007E0D12" w:rsidRDefault="00000000" w:rsidP="00125151">
            <w:r>
              <w:rPr>
                <w:b/>
                <w:sz w:val="22"/>
                <w:szCs w:val="22"/>
                <w:lang w:val="es-ES"/>
              </w:rPr>
              <w:t>Disparador</w:t>
            </w:r>
          </w:p>
        </w:tc>
        <w:tc>
          <w:tcPr>
            <w:tcW w:w="6240" w:type="dxa"/>
          </w:tcPr>
          <w:p w14:paraId="1748448D" w14:textId="287CE062" w:rsidR="007E0D12" w:rsidRDefault="00125151" w:rsidP="00125151">
            <w:r>
              <w:t xml:space="preserve">El coordinador académico selecciona la opción programar horario </w:t>
            </w:r>
          </w:p>
        </w:tc>
      </w:tr>
      <w:tr w:rsidR="007E0D12" w14:paraId="35B6A876" w14:textId="77777777" w:rsidTr="00125151">
        <w:tc>
          <w:tcPr>
            <w:tcW w:w="3120" w:type="dxa"/>
          </w:tcPr>
          <w:p w14:paraId="5C257251" w14:textId="77777777" w:rsidR="007E0D12" w:rsidRDefault="00000000" w:rsidP="00125151">
            <w:r>
              <w:rPr>
                <w:b/>
                <w:sz w:val="22"/>
                <w:szCs w:val="22"/>
                <w:lang w:val="es-ES"/>
              </w:rPr>
              <w:t>Flujo principal</w:t>
            </w:r>
          </w:p>
        </w:tc>
        <w:tc>
          <w:tcPr>
            <w:tcW w:w="6240" w:type="dxa"/>
          </w:tcPr>
          <w:p w14:paraId="25AB94ED" w14:textId="77777777" w:rsidR="00125151" w:rsidRDefault="00125151" w:rsidP="00125151">
            <w:r>
              <w:t xml:space="preserve">1.inicia sesión </w:t>
            </w:r>
          </w:p>
          <w:p w14:paraId="4BA9C8E2" w14:textId="5F89FBED" w:rsidR="00125151" w:rsidRDefault="00125151" w:rsidP="00125151">
            <w:r>
              <w:t>2.selecciona la ficha que quiere asignar</w:t>
            </w:r>
          </w:p>
          <w:p w14:paraId="585706B6" w14:textId="052BF1E8" w:rsidR="00125151" w:rsidRDefault="00125151" w:rsidP="00125151">
            <w:r>
              <w:t xml:space="preserve">3. selecciona instructor </w:t>
            </w:r>
          </w:p>
          <w:p w14:paraId="5D978AC2" w14:textId="5FE5663C" w:rsidR="00125151" w:rsidRDefault="00125151" w:rsidP="00125151">
            <w:r>
              <w:t xml:space="preserve">4. selecciona ambiente </w:t>
            </w:r>
          </w:p>
          <w:p w14:paraId="239F6A1D" w14:textId="0253AAD2" w:rsidR="00125151" w:rsidRDefault="00125151" w:rsidP="00125151">
            <w:r>
              <w:t xml:space="preserve">5. Guarda </w:t>
            </w:r>
            <w:r w:rsidR="00DD2A47">
              <w:t>la Programación</w:t>
            </w:r>
            <w:r>
              <w:t xml:space="preserve"> </w:t>
            </w:r>
          </w:p>
        </w:tc>
      </w:tr>
      <w:tr w:rsidR="007E0D12" w14:paraId="3E63F13C" w14:textId="77777777" w:rsidTr="00147704">
        <w:tc>
          <w:tcPr>
            <w:tcW w:w="3120" w:type="dxa"/>
          </w:tcPr>
          <w:p w14:paraId="3B698D1C" w14:textId="77777777" w:rsidR="007E0D12" w:rsidRDefault="00000000" w:rsidP="00125151">
            <w:r>
              <w:rPr>
                <w:b/>
                <w:sz w:val="22"/>
                <w:szCs w:val="22"/>
                <w:lang w:val="es-ES"/>
              </w:rPr>
              <w:t>Flujos alternos</w:t>
            </w:r>
          </w:p>
        </w:tc>
        <w:tc>
          <w:tcPr>
            <w:tcW w:w="6240" w:type="dxa"/>
          </w:tcPr>
          <w:p w14:paraId="5B5747A2" w14:textId="40B3EB4B" w:rsidR="007E0D12" w:rsidRDefault="00DD2A47" w:rsidP="00125151">
            <w:r>
              <w:rPr>
                <w:sz w:val="22"/>
                <w:szCs w:val="22"/>
                <w:lang w:val="es-ES"/>
              </w:rPr>
              <w:t>E</w:t>
            </w:r>
            <w:r w:rsidR="0076396E">
              <w:rPr>
                <w:sz w:val="22"/>
                <w:szCs w:val="22"/>
                <w:lang w:val="es-ES"/>
              </w:rPr>
              <w:t xml:space="preserve">l </w:t>
            </w:r>
            <w:r>
              <w:rPr>
                <w:sz w:val="22"/>
                <w:szCs w:val="22"/>
                <w:lang w:val="es-ES"/>
              </w:rPr>
              <w:t xml:space="preserve">coordinador modifica la fecha antes de guardar la programación </w:t>
            </w:r>
          </w:p>
        </w:tc>
      </w:tr>
      <w:tr w:rsidR="007E0D12" w14:paraId="21354D10" w14:textId="77777777" w:rsidTr="00125151">
        <w:tc>
          <w:tcPr>
            <w:tcW w:w="3120" w:type="dxa"/>
          </w:tcPr>
          <w:p w14:paraId="1B2A6D68" w14:textId="77777777" w:rsidR="007E0D12" w:rsidRDefault="00000000" w:rsidP="00125151">
            <w:r>
              <w:rPr>
                <w:b/>
                <w:sz w:val="22"/>
                <w:szCs w:val="22"/>
                <w:lang w:val="es-ES"/>
              </w:rPr>
              <w:t>Excepciones</w:t>
            </w:r>
          </w:p>
        </w:tc>
        <w:tc>
          <w:tcPr>
            <w:tcW w:w="6240" w:type="dxa"/>
          </w:tcPr>
          <w:p w14:paraId="45B3E3C1" w14:textId="37F09D81" w:rsidR="007E0D12" w:rsidRDefault="0076396E" w:rsidP="00125151">
            <w:r>
              <w:rPr>
                <w:sz w:val="22"/>
                <w:szCs w:val="22"/>
                <w:lang w:val="es-ES"/>
              </w:rPr>
              <w:t xml:space="preserve">El ambiente ya </w:t>
            </w:r>
            <w:r w:rsidR="00DD2A47">
              <w:rPr>
                <w:sz w:val="22"/>
                <w:szCs w:val="22"/>
                <w:lang w:val="es-ES"/>
              </w:rPr>
              <w:t>este asignado</w:t>
            </w:r>
            <w:r>
              <w:rPr>
                <w:sz w:val="22"/>
                <w:szCs w:val="22"/>
                <w:lang w:val="es-ES"/>
              </w:rPr>
              <w:t xml:space="preserve"> a otra ficha</w:t>
            </w:r>
          </w:p>
        </w:tc>
      </w:tr>
      <w:tr w:rsidR="007E0D12" w14:paraId="060967F7" w14:textId="77777777" w:rsidTr="00147704">
        <w:tc>
          <w:tcPr>
            <w:tcW w:w="3120" w:type="dxa"/>
          </w:tcPr>
          <w:p w14:paraId="14DA3283" w14:textId="77777777" w:rsidR="007E0D12" w:rsidRDefault="00000000" w:rsidP="00125151">
            <w:r>
              <w:rPr>
                <w:b/>
                <w:sz w:val="22"/>
                <w:szCs w:val="22"/>
                <w:lang w:val="es-ES"/>
              </w:rPr>
              <w:t>Postcondiciones</w:t>
            </w:r>
          </w:p>
        </w:tc>
        <w:tc>
          <w:tcPr>
            <w:tcW w:w="6240" w:type="dxa"/>
          </w:tcPr>
          <w:p w14:paraId="11D07AF3" w14:textId="4A73A8A7" w:rsidR="007E0D12" w:rsidRDefault="00DD2A47" w:rsidP="00125151">
            <w:r>
              <w:t xml:space="preserve">El horario establecido queda registrado </w:t>
            </w:r>
          </w:p>
        </w:tc>
      </w:tr>
      <w:tr w:rsidR="007E0D12" w14:paraId="24BD9D49" w14:textId="77777777" w:rsidTr="00125151">
        <w:tc>
          <w:tcPr>
            <w:tcW w:w="3120" w:type="dxa"/>
          </w:tcPr>
          <w:p w14:paraId="31E61E3C" w14:textId="77777777" w:rsidR="007E0D12" w:rsidRDefault="00000000" w:rsidP="00125151">
            <w:r>
              <w:rPr>
                <w:b/>
                <w:sz w:val="22"/>
                <w:szCs w:val="22"/>
                <w:lang w:val="es-ES"/>
              </w:rPr>
              <w:t>Reglas de negocio</w:t>
            </w:r>
          </w:p>
        </w:tc>
        <w:tc>
          <w:tcPr>
            <w:tcW w:w="6240" w:type="dxa"/>
          </w:tcPr>
          <w:p w14:paraId="6422C3C7" w14:textId="2A7B2190" w:rsidR="007E0D12" w:rsidRDefault="00DD2A47" w:rsidP="00125151">
            <w:r>
              <w:rPr>
                <w:sz w:val="22"/>
                <w:szCs w:val="22"/>
                <w:lang w:val="es-ES"/>
              </w:rPr>
              <w:t xml:space="preserve">No puede ver dos instructores asignados al mismo horario </w:t>
            </w:r>
          </w:p>
        </w:tc>
      </w:tr>
      <w:tr w:rsidR="007E0D12" w14:paraId="4862B208" w14:textId="77777777" w:rsidTr="00147704">
        <w:tc>
          <w:tcPr>
            <w:tcW w:w="3120" w:type="dxa"/>
          </w:tcPr>
          <w:p w14:paraId="1947B3E4" w14:textId="77777777" w:rsidR="007E0D12" w:rsidRDefault="00000000" w:rsidP="00125151">
            <w:r>
              <w:rPr>
                <w:b/>
                <w:sz w:val="22"/>
                <w:szCs w:val="22"/>
                <w:lang w:val="es-ES"/>
              </w:rPr>
              <w:t>Criterios de aceptación</w:t>
            </w:r>
          </w:p>
        </w:tc>
        <w:tc>
          <w:tcPr>
            <w:tcW w:w="6240" w:type="dxa"/>
          </w:tcPr>
          <w:p w14:paraId="6ECCF868" w14:textId="4F7A40A1" w:rsidR="007E0D12" w:rsidRDefault="00DD2A47" w:rsidP="00125151">
            <w:r>
              <w:rPr>
                <w:sz w:val="22"/>
                <w:szCs w:val="22"/>
                <w:lang w:val="es-ES"/>
              </w:rPr>
              <w:t xml:space="preserve">El horario se </w:t>
            </w:r>
            <w:proofErr w:type="spellStart"/>
            <w:r>
              <w:rPr>
                <w:sz w:val="22"/>
                <w:szCs w:val="22"/>
                <w:lang w:val="es-ES"/>
              </w:rPr>
              <w:t>guardo</w:t>
            </w:r>
            <w:proofErr w:type="spellEnd"/>
            <w:r>
              <w:rPr>
                <w:sz w:val="22"/>
                <w:szCs w:val="22"/>
                <w:lang w:val="es-ES"/>
              </w:rPr>
              <w:t xml:space="preserve"> correctamente </w:t>
            </w:r>
          </w:p>
        </w:tc>
      </w:tr>
      <w:tr w:rsidR="007E0D12" w14:paraId="2F1AD65D" w14:textId="77777777" w:rsidTr="00125151">
        <w:tc>
          <w:tcPr>
            <w:tcW w:w="3120" w:type="dxa"/>
          </w:tcPr>
          <w:p w14:paraId="0D54A750" w14:textId="77777777" w:rsidR="007E0D12" w:rsidRDefault="00000000" w:rsidP="00125151">
            <w:r>
              <w:rPr>
                <w:b/>
                <w:sz w:val="22"/>
                <w:szCs w:val="22"/>
                <w:lang w:val="es-ES"/>
              </w:rPr>
              <w:t>Evidencia esperada</w:t>
            </w:r>
          </w:p>
        </w:tc>
        <w:tc>
          <w:tcPr>
            <w:tcW w:w="6240" w:type="dxa"/>
          </w:tcPr>
          <w:p w14:paraId="03A369B4" w14:textId="77777777" w:rsidR="007E0D12" w:rsidRDefault="00000000" w:rsidP="00125151">
            <w:r>
              <w:rPr>
                <w:sz w:val="22"/>
                <w:szCs w:val="22"/>
                <w:lang w:val="es-ES"/>
              </w:rPr>
              <w:t xml:space="preserve">Nombre del </w:t>
            </w:r>
            <w:proofErr w:type="gramStart"/>
            <w:r>
              <w:rPr>
                <w:sz w:val="22"/>
                <w:szCs w:val="22"/>
                <w:lang w:val="es-ES"/>
              </w:rPr>
              <w:t>archivo .</w:t>
            </w:r>
            <w:proofErr w:type="spellStart"/>
            <w:r>
              <w:rPr>
                <w:sz w:val="22"/>
                <w:szCs w:val="22"/>
                <w:lang w:val="es-ES"/>
              </w:rPr>
              <w:t>drawio</w:t>
            </w:r>
            <w:proofErr w:type="spellEnd"/>
            <w:proofErr w:type="gramEnd"/>
            <w:r>
              <w:rPr>
                <w:sz w:val="22"/>
                <w:szCs w:val="22"/>
                <w:lang w:val="es-ES"/>
              </w:rPr>
              <w:t xml:space="preserve"> y del documento Word donde se documenta este caso de uso.</w:t>
            </w:r>
          </w:p>
        </w:tc>
      </w:tr>
    </w:tbl>
    <w:p w14:paraId="339E7B90" w14:textId="77777777" w:rsidR="007E0D12" w:rsidRDefault="007E0D12">
      <w:pPr>
        <w:spacing w:before="80" w:after="80"/>
      </w:pPr>
    </w:p>
    <w:p w14:paraId="6720FBF3" w14:textId="77777777" w:rsidR="00F9398A" w:rsidRDefault="00F9398A">
      <w:pPr>
        <w:spacing w:before="80" w:after="80"/>
      </w:pPr>
    </w:p>
    <w:p w14:paraId="68565D1D" w14:textId="77777777" w:rsidR="00F9398A" w:rsidRDefault="00F9398A">
      <w:pPr>
        <w:spacing w:before="80" w:after="80"/>
      </w:pPr>
    </w:p>
    <w:p w14:paraId="11C24695" w14:textId="77777777" w:rsidR="00F9398A" w:rsidRDefault="00F9398A">
      <w:pPr>
        <w:spacing w:before="80" w:after="80"/>
      </w:pPr>
    </w:p>
    <w:p w14:paraId="42B151E5" w14:textId="77777777" w:rsidR="00F9398A" w:rsidRDefault="00F9398A">
      <w:pPr>
        <w:spacing w:before="80" w:after="80"/>
      </w:pPr>
    </w:p>
    <w:tbl>
      <w:tblPr>
        <w:tblpPr w:leftFromText="141" w:rightFromText="141" w:horzAnchor="margin" w:tblpY="-11630"/>
        <w:tblW w:w="9360" w:type="dxa"/>
        <w:tblBorders>
          <w:top w:val="single" w:sz="4" w:space="0" w:color="2E4057"/>
          <w:left w:val="single" w:sz="4" w:space="0" w:color="2E4057"/>
          <w:bottom w:val="single" w:sz="4" w:space="0" w:color="2E4057"/>
          <w:right w:val="single" w:sz="4" w:space="0" w:color="2E4057"/>
          <w:insideH w:val="single" w:sz="2" w:space="0" w:color="AEBBC8"/>
          <w:insideV w:val="single" w:sz="2" w:space="0" w:color="AEBBC8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9398A" w14:paraId="6368EE83" w14:textId="77777777" w:rsidTr="00147704">
        <w:trPr>
          <w:tblHeader/>
        </w:trPr>
        <w:tc>
          <w:tcPr>
            <w:tcW w:w="3120" w:type="dxa"/>
            <w:shd w:val="clear" w:color="auto" w:fill="000000" w:themeFill="text1"/>
          </w:tcPr>
          <w:p w14:paraId="5D3FB738" w14:textId="77777777" w:rsidR="00F9398A" w:rsidRDefault="00F9398A" w:rsidP="00E13F7A">
            <w:r>
              <w:rPr>
                <w:b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6240" w:type="dxa"/>
            <w:shd w:val="clear" w:color="auto" w:fill="000000" w:themeFill="text1"/>
          </w:tcPr>
          <w:p w14:paraId="7064BB0E" w14:textId="77777777" w:rsidR="00F9398A" w:rsidRDefault="00F9398A" w:rsidP="00E13F7A">
            <w:r>
              <w:rPr>
                <w:b/>
                <w:color w:val="FFFFFF"/>
                <w:sz w:val="22"/>
                <w:szCs w:val="22"/>
              </w:rPr>
              <w:t>Contenido que debe diligenciar el aprendiz</w:t>
            </w:r>
          </w:p>
        </w:tc>
      </w:tr>
      <w:tr w:rsidR="00F9398A" w14:paraId="226CD930" w14:textId="77777777" w:rsidTr="00147704">
        <w:tc>
          <w:tcPr>
            <w:tcW w:w="3120" w:type="dxa"/>
          </w:tcPr>
          <w:p w14:paraId="4B92FD1E" w14:textId="77777777" w:rsidR="00F9398A" w:rsidRDefault="00F9398A" w:rsidP="00E13F7A">
            <w:r>
              <w:rPr>
                <w:b/>
                <w:sz w:val="22"/>
                <w:szCs w:val="22"/>
                <w:lang w:val="es-ES"/>
              </w:rPr>
              <w:t>ID del caso de uso</w:t>
            </w:r>
          </w:p>
        </w:tc>
        <w:tc>
          <w:tcPr>
            <w:tcW w:w="6240" w:type="dxa"/>
          </w:tcPr>
          <w:p w14:paraId="61054675" w14:textId="60C5D12C" w:rsidR="00F9398A" w:rsidRDefault="00F9398A" w:rsidP="00E13F7A">
            <w:r>
              <w:rPr>
                <w:sz w:val="22"/>
                <w:szCs w:val="22"/>
                <w:lang w:val="es-ES"/>
              </w:rPr>
              <w:t>CU-02</w:t>
            </w:r>
          </w:p>
        </w:tc>
      </w:tr>
      <w:tr w:rsidR="00F9398A" w14:paraId="62C7053E" w14:textId="77777777" w:rsidTr="00E13F7A">
        <w:tc>
          <w:tcPr>
            <w:tcW w:w="3120" w:type="dxa"/>
          </w:tcPr>
          <w:p w14:paraId="44D4C261" w14:textId="77777777" w:rsidR="00F9398A" w:rsidRDefault="00F9398A" w:rsidP="00E13F7A">
            <w:r>
              <w:rPr>
                <w:b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6240" w:type="dxa"/>
          </w:tcPr>
          <w:p w14:paraId="3131E911" w14:textId="5B5CEF06" w:rsidR="00F9398A" w:rsidRDefault="00F9398A" w:rsidP="00E13F7A">
            <w:r>
              <w:rPr>
                <w:sz w:val="22"/>
                <w:szCs w:val="22"/>
                <w:lang w:val="es-ES"/>
              </w:rPr>
              <w:t xml:space="preserve">Consultar horario </w:t>
            </w:r>
          </w:p>
        </w:tc>
      </w:tr>
      <w:tr w:rsidR="00F9398A" w14:paraId="0B037312" w14:textId="77777777" w:rsidTr="00147704">
        <w:tc>
          <w:tcPr>
            <w:tcW w:w="3120" w:type="dxa"/>
          </w:tcPr>
          <w:p w14:paraId="08211416" w14:textId="77777777" w:rsidR="00F9398A" w:rsidRDefault="00F9398A" w:rsidP="00E13F7A">
            <w:r>
              <w:rPr>
                <w:b/>
                <w:sz w:val="22"/>
                <w:szCs w:val="22"/>
                <w:lang w:val="es-ES"/>
              </w:rPr>
              <w:t>Actor principal</w:t>
            </w:r>
          </w:p>
        </w:tc>
        <w:tc>
          <w:tcPr>
            <w:tcW w:w="6240" w:type="dxa"/>
          </w:tcPr>
          <w:p w14:paraId="780C4D6E" w14:textId="6BE947A5" w:rsidR="00F9398A" w:rsidRDefault="00F9398A" w:rsidP="00E13F7A">
            <w:r>
              <w:t xml:space="preserve">Aprendiz </w:t>
            </w:r>
          </w:p>
        </w:tc>
      </w:tr>
      <w:tr w:rsidR="00F9398A" w14:paraId="5C52F9A2" w14:textId="77777777" w:rsidTr="00E13F7A">
        <w:tc>
          <w:tcPr>
            <w:tcW w:w="3120" w:type="dxa"/>
          </w:tcPr>
          <w:p w14:paraId="1E6221A1" w14:textId="77777777" w:rsidR="00F9398A" w:rsidRDefault="00F9398A" w:rsidP="00E13F7A">
            <w:r>
              <w:rPr>
                <w:b/>
                <w:sz w:val="22"/>
                <w:szCs w:val="22"/>
                <w:lang w:val="es-ES"/>
              </w:rPr>
              <w:t>Actores secundarios</w:t>
            </w:r>
          </w:p>
        </w:tc>
        <w:tc>
          <w:tcPr>
            <w:tcW w:w="6240" w:type="dxa"/>
          </w:tcPr>
          <w:p w14:paraId="35B0D7C9" w14:textId="777D1359" w:rsidR="00F9398A" w:rsidRDefault="00F9398A" w:rsidP="00E13F7A">
            <w:r>
              <w:t xml:space="preserve">Instructor y coordinador académico </w:t>
            </w:r>
          </w:p>
        </w:tc>
      </w:tr>
      <w:tr w:rsidR="00F9398A" w14:paraId="374ED801" w14:textId="77777777" w:rsidTr="00147704">
        <w:tc>
          <w:tcPr>
            <w:tcW w:w="3120" w:type="dxa"/>
          </w:tcPr>
          <w:p w14:paraId="763F9DDB" w14:textId="77777777" w:rsidR="00F9398A" w:rsidRDefault="00F9398A" w:rsidP="00E13F7A">
            <w:r>
              <w:rPr>
                <w:b/>
                <w:sz w:val="22"/>
                <w:szCs w:val="22"/>
                <w:lang w:val="es-ES"/>
              </w:rPr>
              <w:t>Objetivo</w:t>
            </w:r>
          </w:p>
        </w:tc>
        <w:tc>
          <w:tcPr>
            <w:tcW w:w="6240" w:type="dxa"/>
          </w:tcPr>
          <w:p w14:paraId="0197CAE1" w14:textId="372CB40E" w:rsidR="00F9398A" w:rsidRDefault="00F9398A" w:rsidP="00E13F7A">
            <w:r>
              <w:rPr>
                <w:sz w:val="22"/>
                <w:szCs w:val="22"/>
                <w:lang w:val="es-ES"/>
              </w:rPr>
              <w:t xml:space="preserve">Observar el horario asignado </w:t>
            </w:r>
          </w:p>
        </w:tc>
      </w:tr>
      <w:tr w:rsidR="00F9398A" w14:paraId="10041F17" w14:textId="77777777" w:rsidTr="00E13F7A">
        <w:tc>
          <w:tcPr>
            <w:tcW w:w="3120" w:type="dxa"/>
          </w:tcPr>
          <w:p w14:paraId="66C17607" w14:textId="77777777" w:rsidR="00F9398A" w:rsidRDefault="00F9398A" w:rsidP="00E13F7A">
            <w:r>
              <w:rPr>
                <w:b/>
                <w:sz w:val="22"/>
                <w:szCs w:val="22"/>
                <w:lang w:val="es-ES"/>
              </w:rPr>
              <w:t>Precondiciones</w:t>
            </w:r>
          </w:p>
        </w:tc>
        <w:tc>
          <w:tcPr>
            <w:tcW w:w="6240" w:type="dxa"/>
          </w:tcPr>
          <w:p w14:paraId="26D9E3C7" w14:textId="7FD8BD10" w:rsidR="00F9398A" w:rsidRDefault="00F9398A" w:rsidP="00E13F7A">
            <w:r>
              <w:rPr>
                <w:sz w:val="22"/>
                <w:szCs w:val="22"/>
                <w:lang w:val="es-ES"/>
              </w:rPr>
              <w:t xml:space="preserve">Debe existir una programación asignadas en el sistema </w:t>
            </w:r>
          </w:p>
        </w:tc>
      </w:tr>
      <w:tr w:rsidR="00F9398A" w14:paraId="3CA19051" w14:textId="77777777" w:rsidTr="00147704">
        <w:tc>
          <w:tcPr>
            <w:tcW w:w="3120" w:type="dxa"/>
          </w:tcPr>
          <w:p w14:paraId="09296803" w14:textId="77777777" w:rsidR="00F9398A" w:rsidRDefault="00F9398A" w:rsidP="00E13F7A">
            <w:r>
              <w:rPr>
                <w:b/>
                <w:sz w:val="22"/>
                <w:szCs w:val="22"/>
                <w:lang w:val="es-ES"/>
              </w:rPr>
              <w:t>Disparador</w:t>
            </w:r>
          </w:p>
        </w:tc>
        <w:tc>
          <w:tcPr>
            <w:tcW w:w="6240" w:type="dxa"/>
          </w:tcPr>
          <w:p w14:paraId="1487E67A" w14:textId="6303C5F5" w:rsidR="00F9398A" w:rsidRDefault="00F9398A" w:rsidP="00E13F7A">
            <w:r>
              <w:t>El aprendiz debe seleccionar la opción consultar horario</w:t>
            </w:r>
          </w:p>
        </w:tc>
      </w:tr>
      <w:tr w:rsidR="00F9398A" w14:paraId="329CED8B" w14:textId="77777777" w:rsidTr="00E13F7A">
        <w:tc>
          <w:tcPr>
            <w:tcW w:w="3120" w:type="dxa"/>
          </w:tcPr>
          <w:p w14:paraId="1D2A3D88" w14:textId="77777777" w:rsidR="00F9398A" w:rsidRDefault="00F9398A" w:rsidP="00E13F7A">
            <w:r>
              <w:rPr>
                <w:b/>
                <w:sz w:val="22"/>
                <w:szCs w:val="22"/>
                <w:lang w:val="es-ES"/>
              </w:rPr>
              <w:t>Flujo principal</w:t>
            </w:r>
          </w:p>
        </w:tc>
        <w:tc>
          <w:tcPr>
            <w:tcW w:w="6240" w:type="dxa"/>
          </w:tcPr>
          <w:p w14:paraId="78875688" w14:textId="77777777" w:rsidR="00F9398A" w:rsidRDefault="00F9398A" w:rsidP="00E13F7A">
            <w:r>
              <w:t xml:space="preserve">1.inicia sesión </w:t>
            </w:r>
          </w:p>
          <w:p w14:paraId="7B0F8E39" w14:textId="1C27A2CC" w:rsidR="00F9398A" w:rsidRDefault="00F9398A" w:rsidP="00E13F7A">
            <w:r>
              <w:t xml:space="preserve">2.selecciona la opción consultar horario </w:t>
            </w:r>
          </w:p>
          <w:p w14:paraId="1ED0136D" w14:textId="048A2E9D" w:rsidR="00F9398A" w:rsidRDefault="00F9398A" w:rsidP="00E13F7A">
            <w:r>
              <w:t xml:space="preserve">3. el sistema busca la información  </w:t>
            </w:r>
          </w:p>
          <w:p w14:paraId="2F85F3AC" w14:textId="5243EB5E" w:rsidR="00F9398A" w:rsidRDefault="00F9398A" w:rsidP="00E13F7A">
            <w:r>
              <w:t xml:space="preserve">4. El sistema entrega el horario solicitado </w:t>
            </w:r>
          </w:p>
          <w:p w14:paraId="40E1D45E" w14:textId="12A950B7" w:rsidR="00F9398A" w:rsidRDefault="00F9398A" w:rsidP="00E13F7A"/>
        </w:tc>
      </w:tr>
      <w:tr w:rsidR="00F9398A" w14:paraId="4BBFB61A" w14:textId="77777777" w:rsidTr="00147704">
        <w:tc>
          <w:tcPr>
            <w:tcW w:w="3120" w:type="dxa"/>
          </w:tcPr>
          <w:p w14:paraId="4951CDB4" w14:textId="77777777" w:rsidR="00F9398A" w:rsidRDefault="00F9398A" w:rsidP="00E13F7A">
            <w:r>
              <w:rPr>
                <w:b/>
                <w:sz w:val="22"/>
                <w:szCs w:val="22"/>
                <w:lang w:val="es-ES"/>
              </w:rPr>
              <w:t>Flujos alternos</w:t>
            </w:r>
          </w:p>
        </w:tc>
        <w:tc>
          <w:tcPr>
            <w:tcW w:w="6240" w:type="dxa"/>
          </w:tcPr>
          <w:p w14:paraId="6B83A614" w14:textId="77777777" w:rsidR="00F9398A" w:rsidRDefault="00F9398A" w:rsidP="00E13F7A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El aprendiz filtra por fecha la consulta </w:t>
            </w:r>
          </w:p>
          <w:p w14:paraId="624D54EB" w14:textId="0C8638C4" w:rsidR="00F9398A" w:rsidRDefault="00F9398A" w:rsidP="00E13F7A"/>
        </w:tc>
      </w:tr>
      <w:tr w:rsidR="00F9398A" w14:paraId="28DCDEAC" w14:textId="77777777" w:rsidTr="00E13F7A">
        <w:tc>
          <w:tcPr>
            <w:tcW w:w="3120" w:type="dxa"/>
          </w:tcPr>
          <w:p w14:paraId="14B9F185" w14:textId="77777777" w:rsidR="00F9398A" w:rsidRDefault="00F9398A" w:rsidP="00E13F7A">
            <w:r>
              <w:rPr>
                <w:b/>
                <w:sz w:val="22"/>
                <w:szCs w:val="22"/>
                <w:lang w:val="es-ES"/>
              </w:rPr>
              <w:t>Excepciones</w:t>
            </w:r>
          </w:p>
        </w:tc>
        <w:tc>
          <w:tcPr>
            <w:tcW w:w="6240" w:type="dxa"/>
          </w:tcPr>
          <w:p w14:paraId="3C732846" w14:textId="0DFA3FE8" w:rsidR="00F9398A" w:rsidRDefault="00F9398A" w:rsidP="00E13F7A">
            <w:r>
              <w:t xml:space="preserve">No hay </w:t>
            </w:r>
            <w:r w:rsidR="008A308B">
              <w:t xml:space="preserve">horarios registrados </w:t>
            </w:r>
          </w:p>
        </w:tc>
      </w:tr>
      <w:tr w:rsidR="00F9398A" w14:paraId="5867FE53" w14:textId="77777777" w:rsidTr="00147704">
        <w:tc>
          <w:tcPr>
            <w:tcW w:w="3120" w:type="dxa"/>
          </w:tcPr>
          <w:p w14:paraId="3C572CC6" w14:textId="77777777" w:rsidR="00F9398A" w:rsidRDefault="00F9398A" w:rsidP="00E13F7A">
            <w:r>
              <w:rPr>
                <w:b/>
                <w:sz w:val="22"/>
                <w:szCs w:val="22"/>
                <w:lang w:val="es-ES"/>
              </w:rPr>
              <w:t>Postcondiciones</w:t>
            </w:r>
          </w:p>
        </w:tc>
        <w:tc>
          <w:tcPr>
            <w:tcW w:w="6240" w:type="dxa"/>
          </w:tcPr>
          <w:p w14:paraId="775D7BEC" w14:textId="2C657FBC" w:rsidR="00F9398A" w:rsidRDefault="008A308B" w:rsidP="00E13F7A">
            <w:r>
              <w:t xml:space="preserve">El aprendiz mira el horario solicitado </w:t>
            </w:r>
          </w:p>
        </w:tc>
      </w:tr>
      <w:tr w:rsidR="00F9398A" w14:paraId="40FFE4C0" w14:textId="77777777" w:rsidTr="00E13F7A">
        <w:tc>
          <w:tcPr>
            <w:tcW w:w="3120" w:type="dxa"/>
          </w:tcPr>
          <w:p w14:paraId="28949E14" w14:textId="77777777" w:rsidR="00F9398A" w:rsidRDefault="00F9398A" w:rsidP="00E13F7A">
            <w:r>
              <w:rPr>
                <w:b/>
                <w:sz w:val="22"/>
                <w:szCs w:val="22"/>
                <w:lang w:val="es-ES"/>
              </w:rPr>
              <w:t>Reglas de negocio</w:t>
            </w:r>
          </w:p>
        </w:tc>
        <w:tc>
          <w:tcPr>
            <w:tcW w:w="6240" w:type="dxa"/>
          </w:tcPr>
          <w:p w14:paraId="68813CA1" w14:textId="219C0328" w:rsidR="00F9398A" w:rsidRDefault="00F9398A" w:rsidP="00E13F7A">
            <w:r>
              <w:rPr>
                <w:sz w:val="22"/>
                <w:szCs w:val="22"/>
                <w:lang w:val="es-ES"/>
              </w:rPr>
              <w:t xml:space="preserve">No </w:t>
            </w:r>
            <w:r w:rsidR="008A308B">
              <w:rPr>
                <w:sz w:val="22"/>
                <w:szCs w:val="22"/>
                <w:lang w:val="es-ES"/>
              </w:rPr>
              <w:t xml:space="preserve">se permite modificar los horarios por consulta </w:t>
            </w:r>
          </w:p>
        </w:tc>
      </w:tr>
      <w:tr w:rsidR="00F9398A" w14:paraId="1060ED91" w14:textId="77777777" w:rsidTr="00147704">
        <w:tc>
          <w:tcPr>
            <w:tcW w:w="3120" w:type="dxa"/>
          </w:tcPr>
          <w:p w14:paraId="33F761AF" w14:textId="77777777" w:rsidR="00F9398A" w:rsidRDefault="00F9398A" w:rsidP="00E13F7A">
            <w:r>
              <w:rPr>
                <w:b/>
                <w:sz w:val="22"/>
                <w:szCs w:val="22"/>
                <w:lang w:val="es-ES"/>
              </w:rPr>
              <w:t>Criterios de aceptación</w:t>
            </w:r>
          </w:p>
        </w:tc>
        <w:tc>
          <w:tcPr>
            <w:tcW w:w="6240" w:type="dxa"/>
          </w:tcPr>
          <w:p w14:paraId="346B3870" w14:textId="2BFB3CAA" w:rsidR="00F9398A" w:rsidRDefault="008A308B" w:rsidP="00E13F7A">
            <w:r>
              <w:rPr>
                <w:sz w:val="22"/>
                <w:szCs w:val="22"/>
                <w:lang w:val="es-ES"/>
              </w:rPr>
              <w:t xml:space="preserve">Se muestra correctamente el horario asignado al aprendiz </w:t>
            </w:r>
            <w:r w:rsidR="00F9398A">
              <w:rPr>
                <w:sz w:val="22"/>
                <w:szCs w:val="22"/>
                <w:lang w:val="es-ES"/>
              </w:rPr>
              <w:t xml:space="preserve"> </w:t>
            </w:r>
          </w:p>
        </w:tc>
      </w:tr>
      <w:tr w:rsidR="00F9398A" w14:paraId="027E652A" w14:textId="77777777" w:rsidTr="00E13F7A">
        <w:tc>
          <w:tcPr>
            <w:tcW w:w="3120" w:type="dxa"/>
          </w:tcPr>
          <w:p w14:paraId="71869516" w14:textId="77777777" w:rsidR="00F9398A" w:rsidRDefault="00F9398A" w:rsidP="00E13F7A">
            <w:r>
              <w:rPr>
                <w:b/>
                <w:sz w:val="22"/>
                <w:szCs w:val="22"/>
                <w:lang w:val="es-ES"/>
              </w:rPr>
              <w:t>Evidencia esperada</w:t>
            </w:r>
          </w:p>
        </w:tc>
        <w:tc>
          <w:tcPr>
            <w:tcW w:w="6240" w:type="dxa"/>
          </w:tcPr>
          <w:p w14:paraId="53125CC9" w14:textId="77777777" w:rsidR="00F9398A" w:rsidRDefault="00F9398A" w:rsidP="00E13F7A">
            <w:r>
              <w:rPr>
                <w:sz w:val="22"/>
                <w:szCs w:val="22"/>
                <w:lang w:val="es-ES"/>
              </w:rPr>
              <w:t xml:space="preserve">Nombre del </w:t>
            </w:r>
            <w:proofErr w:type="gramStart"/>
            <w:r>
              <w:rPr>
                <w:sz w:val="22"/>
                <w:szCs w:val="22"/>
                <w:lang w:val="es-ES"/>
              </w:rPr>
              <w:t>archivo .</w:t>
            </w:r>
            <w:proofErr w:type="spellStart"/>
            <w:r>
              <w:rPr>
                <w:sz w:val="22"/>
                <w:szCs w:val="22"/>
                <w:lang w:val="es-ES"/>
              </w:rPr>
              <w:t>drawio</w:t>
            </w:r>
            <w:proofErr w:type="spellEnd"/>
            <w:proofErr w:type="gramEnd"/>
            <w:r>
              <w:rPr>
                <w:sz w:val="22"/>
                <w:szCs w:val="22"/>
                <w:lang w:val="es-ES"/>
              </w:rPr>
              <w:t xml:space="preserve"> y del documento Word donde se documenta este caso de uso.</w:t>
            </w:r>
          </w:p>
        </w:tc>
      </w:tr>
    </w:tbl>
    <w:p w14:paraId="30FFB7EC" w14:textId="77777777" w:rsidR="00F9398A" w:rsidRDefault="00F9398A">
      <w:pPr>
        <w:spacing w:before="80" w:after="80"/>
      </w:pPr>
    </w:p>
    <w:p w14:paraId="662BB539" w14:textId="77777777" w:rsidR="008A308B" w:rsidRDefault="008A308B">
      <w:pPr>
        <w:spacing w:before="80" w:after="80"/>
      </w:pPr>
    </w:p>
    <w:p w14:paraId="0593158D" w14:textId="77777777" w:rsidR="008A308B" w:rsidRDefault="008A308B" w:rsidP="008A308B">
      <w:pPr>
        <w:spacing w:before="80" w:after="80"/>
      </w:pPr>
    </w:p>
    <w:tbl>
      <w:tblPr>
        <w:tblpPr w:leftFromText="141" w:rightFromText="141" w:horzAnchor="margin" w:tblpY="-11630"/>
        <w:tblW w:w="8889" w:type="dxa"/>
        <w:tblBorders>
          <w:top w:val="single" w:sz="4" w:space="0" w:color="2E4057"/>
          <w:left w:val="single" w:sz="4" w:space="0" w:color="2E4057"/>
          <w:bottom w:val="single" w:sz="4" w:space="0" w:color="2E4057"/>
          <w:right w:val="single" w:sz="4" w:space="0" w:color="2E4057"/>
          <w:insideH w:val="single" w:sz="2" w:space="0" w:color="AEBBC8"/>
          <w:insideV w:val="single" w:sz="2" w:space="0" w:color="AEBBC8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63"/>
        <w:gridCol w:w="5926"/>
      </w:tblGrid>
      <w:tr w:rsidR="0034570E" w:rsidRPr="0034570E" w14:paraId="4F0586B4" w14:textId="77777777" w:rsidTr="00147704">
        <w:trPr>
          <w:trHeight w:val="395"/>
          <w:tblHeader/>
        </w:trPr>
        <w:tc>
          <w:tcPr>
            <w:tcW w:w="2963" w:type="dxa"/>
            <w:shd w:val="clear" w:color="auto" w:fill="000000" w:themeFill="text1"/>
          </w:tcPr>
          <w:p w14:paraId="04C37307" w14:textId="77777777" w:rsidR="0034570E" w:rsidRPr="0034570E" w:rsidRDefault="0034570E" w:rsidP="0034570E">
            <w:pPr>
              <w:rPr>
                <w:b/>
                <w:sz w:val="22"/>
                <w:szCs w:val="22"/>
              </w:rPr>
            </w:pPr>
            <w:r w:rsidRPr="0034570E">
              <w:rPr>
                <w:b/>
                <w:sz w:val="22"/>
                <w:szCs w:val="22"/>
              </w:rPr>
              <w:lastRenderedPageBreak/>
              <w:t>Campo</w:t>
            </w:r>
          </w:p>
        </w:tc>
        <w:tc>
          <w:tcPr>
            <w:tcW w:w="5926" w:type="dxa"/>
            <w:shd w:val="clear" w:color="auto" w:fill="000000" w:themeFill="text1"/>
          </w:tcPr>
          <w:p w14:paraId="59208119" w14:textId="77777777" w:rsidR="0034570E" w:rsidRPr="0034570E" w:rsidRDefault="0034570E" w:rsidP="0034570E">
            <w:pPr>
              <w:rPr>
                <w:b/>
                <w:sz w:val="22"/>
                <w:szCs w:val="22"/>
              </w:rPr>
            </w:pPr>
            <w:r w:rsidRPr="0034570E">
              <w:rPr>
                <w:b/>
                <w:sz w:val="22"/>
                <w:szCs w:val="22"/>
              </w:rPr>
              <w:t>Contenido que debe diligenciar el aprendiz</w:t>
            </w:r>
          </w:p>
        </w:tc>
      </w:tr>
      <w:tr w:rsidR="008A308B" w14:paraId="0A829021" w14:textId="77777777" w:rsidTr="00147704">
        <w:trPr>
          <w:trHeight w:val="395"/>
        </w:trPr>
        <w:tc>
          <w:tcPr>
            <w:tcW w:w="2963" w:type="dxa"/>
          </w:tcPr>
          <w:p w14:paraId="5C21205A" w14:textId="77777777" w:rsidR="008A308B" w:rsidRDefault="008A308B" w:rsidP="00E13F7A">
            <w:r>
              <w:rPr>
                <w:b/>
                <w:sz w:val="22"/>
                <w:szCs w:val="22"/>
                <w:lang w:val="es-ES"/>
              </w:rPr>
              <w:t>ID del caso de uso</w:t>
            </w:r>
          </w:p>
        </w:tc>
        <w:tc>
          <w:tcPr>
            <w:tcW w:w="5926" w:type="dxa"/>
          </w:tcPr>
          <w:p w14:paraId="7DE30D4F" w14:textId="065CAE20" w:rsidR="008A308B" w:rsidRDefault="008A308B" w:rsidP="00E13F7A">
            <w:r>
              <w:rPr>
                <w:sz w:val="22"/>
                <w:szCs w:val="22"/>
                <w:lang w:val="es-ES"/>
              </w:rPr>
              <w:t>CU-03</w:t>
            </w:r>
          </w:p>
        </w:tc>
      </w:tr>
      <w:tr w:rsidR="008A308B" w14:paraId="60FD4780" w14:textId="77777777" w:rsidTr="001B2F34">
        <w:trPr>
          <w:trHeight w:val="387"/>
        </w:trPr>
        <w:tc>
          <w:tcPr>
            <w:tcW w:w="2963" w:type="dxa"/>
          </w:tcPr>
          <w:p w14:paraId="4DE0025A" w14:textId="77777777" w:rsidR="008A308B" w:rsidRDefault="008A308B" w:rsidP="00E13F7A">
            <w:r>
              <w:rPr>
                <w:b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5926" w:type="dxa"/>
          </w:tcPr>
          <w:p w14:paraId="25C711A9" w14:textId="3B8EE263" w:rsidR="008A308B" w:rsidRDefault="008A308B" w:rsidP="00E13F7A">
            <w:r>
              <w:rPr>
                <w:sz w:val="22"/>
                <w:szCs w:val="22"/>
                <w:lang w:val="es-ES"/>
              </w:rPr>
              <w:t xml:space="preserve">Registro de observaciones </w:t>
            </w:r>
          </w:p>
        </w:tc>
      </w:tr>
      <w:tr w:rsidR="008A308B" w14:paraId="208C8C28" w14:textId="77777777" w:rsidTr="00147704">
        <w:trPr>
          <w:trHeight w:val="421"/>
        </w:trPr>
        <w:tc>
          <w:tcPr>
            <w:tcW w:w="2963" w:type="dxa"/>
          </w:tcPr>
          <w:p w14:paraId="6FACE1CC" w14:textId="77777777" w:rsidR="008A308B" w:rsidRDefault="008A308B" w:rsidP="00E13F7A">
            <w:r>
              <w:rPr>
                <w:b/>
                <w:sz w:val="22"/>
                <w:szCs w:val="22"/>
                <w:lang w:val="es-ES"/>
              </w:rPr>
              <w:t>Actor principal</w:t>
            </w:r>
          </w:p>
        </w:tc>
        <w:tc>
          <w:tcPr>
            <w:tcW w:w="5926" w:type="dxa"/>
          </w:tcPr>
          <w:p w14:paraId="565F4951" w14:textId="1E3D0BFE" w:rsidR="008A308B" w:rsidRDefault="008A308B" w:rsidP="00E13F7A">
            <w:r>
              <w:t xml:space="preserve">Instructor </w:t>
            </w:r>
          </w:p>
        </w:tc>
      </w:tr>
      <w:tr w:rsidR="008A308B" w14:paraId="001641B3" w14:textId="77777777" w:rsidTr="001B2F34">
        <w:trPr>
          <w:trHeight w:val="412"/>
        </w:trPr>
        <w:tc>
          <w:tcPr>
            <w:tcW w:w="2963" w:type="dxa"/>
          </w:tcPr>
          <w:p w14:paraId="4AE9AB4E" w14:textId="77777777" w:rsidR="008A308B" w:rsidRDefault="008A308B" w:rsidP="00E13F7A">
            <w:r>
              <w:rPr>
                <w:b/>
                <w:sz w:val="22"/>
                <w:szCs w:val="22"/>
                <w:lang w:val="es-ES"/>
              </w:rPr>
              <w:t>Actores secundarios</w:t>
            </w:r>
          </w:p>
        </w:tc>
        <w:tc>
          <w:tcPr>
            <w:tcW w:w="5926" w:type="dxa"/>
          </w:tcPr>
          <w:p w14:paraId="015DA1D6" w14:textId="6E04DFFE" w:rsidR="008A308B" w:rsidRDefault="008A308B" w:rsidP="00E13F7A">
            <w:r>
              <w:t xml:space="preserve">Coordinador académico </w:t>
            </w:r>
          </w:p>
        </w:tc>
      </w:tr>
      <w:tr w:rsidR="008A308B" w14:paraId="59233CA1" w14:textId="77777777" w:rsidTr="00147704">
        <w:trPr>
          <w:trHeight w:val="421"/>
        </w:trPr>
        <w:tc>
          <w:tcPr>
            <w:tcW w:w="2963" w:type="dxa"/>
          </w:tcPr>
          <w:p w14:paraId="70E310EB" w14:textId="77777777" w:rsidR="008A308B" w:rsidRDefault="008A308B" w:rsidP="00E13F7A">
            <w:r>
              <w:rPr>
                <w:b/>
                <w:sz w:val="22"/>
                <w:szCs w:val="22"/>
                <w:lang w:val="es-ES"/>
              </w:rPr>
              <w:t>Objetivo</w:t>
            </w:r>
          </w:p>
        </w:tc>
        <w:tc>
          <w:tcPr>
            <w:tcW w:w="5926" w:type="dxa"/>
          </w:tcPr>
          <w:p w14:paraId="520D091B" w14:textId="26555AD0" w:rsidR="008A308B" w:rsidRDefault="008A308B" w:rsidP="00E13F7A">
            <w:r>
              <w:t>Registrar observaciones o novedades sobre el horario</w:t>
            </w:r>
          </w:p>
        </w:tc>
      </w:tr>
      <w:tr w:rsidR="008A308B" w14:paraId="138BF182" w14:textId="77777777" w:rsidTr="001B2F34">
        <w:trPr>
          <w:trHeight w:val="387"/>
        </w:trPr>
        <w:tc>
          <w:tcPr>
            <w:tcW w:w="2963" w:type="dxa"/>
          </w:tcPr>
          <w:p w14:paraId="37D9D4F0" w14:textId="77777777" w:rsidR="008A308B" w:rsidRDefault="008A308B" w:rsidP="00E13F7A">
            <w:r>
              <w:rPr>
                <w:b/>
                <w:sz w:val="22"/>
                <w:szCs w:val="22"/>
                <w:lang w:val="es-ES"/>
              </w:rPr>
              <w:t>Precondiciones</w:t>
            </w:r>
          </w:p>
        </w:tc>
        <w:tc>
          <w:tcPr>
            <w:tcW w:w="5926" w:type="dxa"/>
          </w:tcPr>
          <w:p w14:paraId="3ACADCF8" w14:textId="656C3101" w:rsidR="008A308B" w:rsidRDefault="008A308B" w:rsidP="00E13F7A">
            <w:r>
              <w:rPr>
                <w:sz w:val="22"/>
                <w:szCs w:val="22"/>
                <w:lang w:val="es-ES"/>
              </w:rPr>
              <w:t xml:space="preserve">Debe de ver un horario establecido </w:t>
            </w:r>
          </w:p>
        </w:tc>
      </w:tr>
      <w:tr w:rsidR="008A308B" w14:paraId="469B37AD" w14:textId="77777777" w:rsidTr="00147704">
        <w:trPr>
          <w:trHeight w:val="707"/>
        </w:trPr>
        <w:tc>
          <w:tcPr>
            <w:tcW w:w="2963" w:type="dxa"/>
          </w:tcPr>
          <w:p w14:paraId="7ABCD2C7" w14:textId="77777777" w:rsidR="008A308B" w:rsidRDefault="008A308B" w:rsidP="00E13F7A">
            <w:r>
              <w:rPr>
                <w:b/>
                <w:sz w:val="22"/>
                <w:szCs w:val="22"/>
                <w:lang w:val="es-ES"/>
              </w:rPr>
              <w:t>Disparador</w:t>
            </w:r>
          </w:p>
        </w:tc>
        <w:tc>
          <w:tcPr>
            <w:tcW w:w="5926" w:type="dxa"/>
          </w:tcPr>
          <w:p w14:paraId="38EF123B" w14:textId="1E72CEF5" w:rsidR="008A308B" w:rsidRDefault="008A308B" w:rsidP="00E13F7A">
            <w:r>
              <w:t xml:space="preserve">El instructor debe seleccionar la opción registrar observación </w:t>
            </w:r>
          </w:p>
        </w:tc>
      </w:tr>
      <w:tr w:rsidR="008A308B" w14:paraId="5578B023" w14:textId="77777777" w:rsidTr="001B2F34">
        <w:trPr>
          <w:trHeight w:val="1962"/>
        </w:trPr>
        <w:tc>
          <w:tcPr>
            <w:tcW w:w="2963" w:type="dxa"/>
          </w:tcPr>
          <w:p w14:paraId="4BB3C44F" w14:textId="77777777" w:rsidR="008A308B" w:rsidRDefault="008A308B" w:rsidP="00E13F7A">
            <w:r>
              <w:rPr>
                <w:b/>
                <w:sz w:val="22"/>
                <w:szCs w:val="22"/>
                <w:lang w:val="es-ES"/>
              </w:rPr>
              <w:t>Flujo principal</w:t>
            </w:r>
          </w:p>
        </w:tc>
        <w:tc>
          <w:tcPr>
            <w:tcW w:w="5926" w:type="dxa"/>
          </w:tcPr>
          <w:p w14:paraId="4A7EEA15" w14:textId="597E225E" w:rsidR="008A308B" w:rsidRDefault="008A308B" w:rsidP="00E13F7A">
            <w:r>
              <w:t>1.</w:t>
            </w:r>
            <w:r w:rsidR="001B2F34">
              <w:t xml:space="preserve">El instructor entra al horario asignado </w:t>
            </w:r>
            <w:r>
              <w:t xml:space="preserve"> </w:t>
            </w:r>
          </w:p>
          <w:p w14:paraId="01E70A3D" w14:textId="02F9208D" w:rsidR="008A308B" w:rsidRDefault="008A308B" w:rsidP="00E13F7A">
            <w:r>
              <w:t>2.</w:t>
            </w:r>
            <w:r w:rsidR="001B2F34">
              <w:t xml:space="preserve"> Selecciona la opción registrar observación  </w:t>
            </w:r>
          </w:p>
          <w:p w14:paraId="4BD2F9EC" w14:textId="55073513" w:rsidR="001B2F34" w:rsidRDefault="001B2F34" w:rsidP="00E13F7A">
            <w:r w:rsidRPr="001B2F34">
              <w:t>3. Ingresa la información de la observación</w:t>
            </w:r>
          </w:p>
          <w:p w14:paraId="309EC1AC" w14:textId="05D79AEB" w:rsidR="008A308B" w:rsidRDefault="001B2F34" w:rsidP="00E13F7A">
            <w:r w:rsidRPr="001B2F34">
              <w:t>4. El sistema guarda la observación</w:t>
            </w:r>
            <w:r w:rsidRPr="001B2F34">
              <w:br/>
              <w:t>5. El sistema confirma el registro exitoso</w:t>
            </w:r>
          </w:p>
        </w:tc>
      </w:tr>
      <w:tr w:rsidR="008A308B" w14:paraId="095F3385" w14:textId="77777777" w:rsidTr="00147704">
        <w:trPr>
          <w:trHeight w:val="808"/>
        </w:trPr>
        <w:tc>
          <w:tcPr>
            <w:tcW w:w="2963" w:type="dxa"/>
          </w:tcPr>
          <w:p w14:paraId="120A0197" w14:textId="77777777" w:rsidR="008A308B" w:rsidRDefault="008A308B" w:rsidP="00E13F7A">
            <w:r>
              <w:rPr>
                <w:b/>
                <w:sz w:val="22"/>
                <w:szCs w:val="22"/>
                <w:lang w:val="es-ES"/>
              </w:rPr>
              <w:t>Flujos alternos</w:t>
            </w:r>
          </w:p>
        </w:tc>
        <w:tc>
          <w:tcPr>
            <w:tcW w:w="5926" w:type="dxa"/>
          </w:tcPr>
          <w:p w14:paraId="24EBAD49" w14:textId="04A66D29" w:rsidR="008A308B" w:rsidRDefault="008A308B" w:rsidP="00E13F7A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El </w:t>
            </w:r>
            <w:r w:rsidR="001B2F34">
              <w:rPr>
                <w:sz w:val="22"/>
                <w:szCs w:val="22"/>
                <w:lang w:val="es-ES"/>
              </w:rPr>
              <w:t>instructor modifica la observación antes de guardarla.</w:t>
            </w:r>
            <w:r>
              <w:rPr>
                <w:sz w:val="22"/>
                <w:szCs w:val="22"/>
                <w:lang w:val="es-ES"/>
              </w:rPr>
              <w:t xml:space="preserve"> </w:t>
            </w:r>
          </w:p>
          <w:p w14:paraId="0063A28A" w14:textId="77777777" w:rsidR="008A308B" w:rsidRDefault="008A308B" w:rsidP="00E13F7A"/>
        </w:tc>
      </w:tr>
      <w:tr w:rsidR="008A308B" w14:paraId="7B24FAF1" w14:textId="77777777" w:rsidTr="001B2F34">
        <w:trPr>
          <w:trHeight w:val="421"/>
        </w:trPr>
        <w:tc>
          <w:tcPr>
            <w:tcW w:w="2963" w:type="dxa"/>
          </w:tcPr>
          <w:p w14:paraId="24482F50" w14:textId="77777777" w:rsidR="008A308B" w:rsidRDefault="008A308B" w:rsidP="00E13F7A">
            <w:r>
              <w:rPr>
                <w:b/>
                <w:sz w:val="22"/>
                <w:szCs w:val="22"/>
                <w:lang w:val="es-ES"/>
              </w:rPr>
              <w:t>Excepciones</w:t>
            </w:r>
          </w:p>
        </w:tc>
        <w:tc>
          <w:tcPr>
            <w:tcW w:w="5926" w:type="dxa"/>
          </w:tcPr>
          <w:p w14:paraId="004BE88C" w14:textId="2F0A7BF7" w:rsidR="008A308B" w:rsidRDefault="001B2F34" w:rsidP="00E13F7A">
            <w:r>
              <w:t xml:space="preserve">No hay observación </w:t>
            </w:r>
          </w:p>
        </w:tc>
      </w:tr>
      <w:tr w:rsidR="008A308B" w14:paraId="3C39D6DB" w14:textId="77777777" w:rsidTr="00147704">
        <w:trPr>
          <w:trHeight w:val="833"/>
        </w:trPr>
        <w:tc>
          <w:tcPr>
            <w:tcW w:w="2963" w:type="dxa"/>
          </w:tcPr>
          <w:p w14:paraId="54BBDAF6" w14:textId="77777777" w:rsidR="008A308B" w:rsidRDefault="008A308B" w:rsidP="00E13F7A">
            <w:r>
              <w:rPr>
                <w:b/>
                <w:sz w:val="22"/>
                <w:szCs w:val="22"/>
                <w:lang w:val="es-ES"/>
              </w:rPr>
              <w:t>Postcondiciones</w:t>
            </w:r>
          </w:p>
        </w:tc>
        <w:tc>
          <w:tcPr>
            <w:tcW w:w="5926" w:type="dxa"/>
          </w:tcPr>
          <w:p w14:paraId="1AFDBB75" w14:textId="3E117E9B" w:rsidR="001B2F34" w:rsidRDefault="001B2F34" w:rsidP="00E13F7A">
            <w:r>
              <w:t>1.</w:t>
            </w:r>
            <w:r w:rsidR="008A308B">
              <w:t xml:space="preserve">El aprendiz mira el horario solicitado </w:t>
            </w:r>
          </w:p>
          <w:p w14:paraId="45CBF319" w14:textId="77F94BB8" w:rsidR="001B2F34" w:rsidRDefault="001B2F34" w:rsidP="00E13F7A">
            <w:r>
              <w:t xml:space="preserve">1.El horario no existe </w:t>
            </w:r>
          </w:p>
        </w:tc>
      </w:tr>
      <w:tr w:rsidR="008A308B" w14:paraId="4AB112AD" w14:textId="77777777" w:rsidTr="001B2F34">
        <w:trPr>
          <w:trHeight w:val="421"/>
        </w:trPr>
        <w:tc>
          <w:tcPr>
            <w:tcW w:w="2963" w:type="dxa"/>
          </w:tcPr>
          <w:p w14:paraId="11F4620F" w14:textId="77777777" w:rsidR="008A308B" w:rsidRDefault="008A308B" w:rsidP="00E13F7A">
            <w:r>
              <w:rPr>
                <w:b/>
                <w:sz w:val="22"/>
                <w:szCs w:val="22"/>
                <w:lang w:val="es-ES"/>
              </w:rPr>
              <w:t>Reglas de negocio</w:t>
            </w:r>
          </w:p>
        </w:tc>
        <w:tc>
          <w:tcPr>
            <w:tcW w:w="5926" w:type="dxa"/>
          </w:tcPr>
          <w:p w14:paraId="67628C66" w14:textId="5A288EE3" w:rsidR="008A308B" w:rsidRDefault="001B2F34" w:rsidP="00E13F7A">
            <w:r>
              <w:t xml:space="preserve">La observación debe estar relacionada con un horario </w:t>
            </w:r>
          </w:p>
        </w:tc>
      </w:tr>
      <w:tr w:rsidR="008A308B" w14:paraId="4C36D39A" w14:textId="77777777" w:rsidTr="00147704">
        <w:trPr>
          <w:trHeight w:val="387"/>
        </w:trPr>
        <w:tc>
          <w:tcPr>
            <w:tcW w:w="2963" w:type="dxa"/>
          </w:tcPr>
          <w:p w14:paraId="062646BA" w14:textId="77777777" w:rsidR="008A308B" w:rsidRDefault="008A308B" w:rsidP="00E13F7A">
            <w:r>
              <w:rPr>
                <w:b/>
                <w:sz w:val="22"/>
                <w:szCs w:val="22"/>
                <w:lang w:val="es-ES"/>
              </w:rPr>
              <w:t>Criterios de aceptación</w:t>
            </w:r>
          </w:p>
        </w:tc>
        <w:tc>
          <w:tcPr>
            <w:tcW w:w="5926" w:type="dxa"/>
          </w:tcPr>
          <w:p w14:paraId="0573F2D0" w14:textId="490880AD" w:rsidR="008A308B" w:rsidRDefault="0034570E" w:rsidP="00E13F7A">
            <w:r>
              <w:rPr>
                <w:sz w:val="22"/>
                <w:szCs w:val="22"/>
                <w:lang w:val="es-ES"/>
              </w:rPr>
              <w:t xml:space="preserve">La observación queda registrada con éxito y lista para consultar </w:t>
            </w:r>
          </w:p>
        </w:tc>
      </w:tr>
      <w:tr w:rsidR="008A308B" w14:paraId="1C95258A" w14:textId="77777777" w:rsidTr="001B2F34">
        <w:trPr>
          <w:trHeight w:val="656"/>
        </w:trPr>
        <w:tc>
          <w:tcPr>
            <w:tcW w:w="2963" w:type="dxa"/>
          </w:tcPr>
          <w:p w14:paraId="6E60A411" w14:textId="77777777" w:rsidR="008A308B" w:rsidRDefault="008A308B" w:rsidP="00E13F7A">
            <w:r>
              <w:rPr>
                <w:b/>
                <w:sz w:val="22"/>
                <w:szCs w:val="22"/>
                <w:lang w:val="es-ES"/>
              </w:rPr>
              <w:lastRenderedPageBreak/>
              <w:t>Evidencia esperada</w:t>
            </w:r>
          </w:p>
        </w:tc>
        <w:tc>
          <w:tcPr>
            <w:tcW w:w="5926" w:type="dxa"/>
          </w:tcPr>
          <w:p w14:paraId="0C831A50" w14:textId="77777777" w:rsidR="008A308B" w:rsidRDefault="008A308B" w:rsidP="00E13F7A">
            <w:r>
              <w:rPr>
                <w:sz w:val="22"/>
                <w:szCs w:val="22"/>
                <w:lang w:val="es-ES"/>
              </w:rPr>
              <w:t xml:space="preserve">Nombre del </w:t>
            </w:r>
            <w:proofErr w:type="gramStart"/>
            <w:r>
              <w:rPr>
                <w:sz w:val="22"/>
                <w:szCs w:val="22"/>
                <w:lang w:val="es-ES"/>
              </w:rPr>
              <w:t>archivo .</w:t>
            </w:r>
            <w:proofErr w:type="spellStart"/>
            <w:r>
              <w:rPr>
                <w:sz w:val="22"/>
                <w:szCs w:val="22"/>
                <w:lang w:val="es-ES"/>
              </w:rPr>
              <w:t>drawio</w:t>
            </w:r>
            <w:proofErr w:type="spellEnd"/>
            <w:proofErr w:type="gramEnd"/>
            <w:r>
              <w:rPr>
                <w:sz w:val="22"/>
                <w:szCs w:val="22"/>
                <w:lang w:val="es-ES"/>
              </w:rPr>
              <w:t xml:space="preserve"> y del documento Word donde se documenta este caso de uso.</w:t>
            </w:r>
          </w:p>
        </w:tc>
      </w:tr>
    </w:tbl>
    <w:p w14:paraId="62558318" w14:textId="77777777" w:rsidR="008A308B" w:rsidRDefault="008A308B">
      <w:pPr>
        <w:spacing w:before="80" w:after="80"/>
      </w:pPr>
    </w:p>
    <w:p w14:paraId="5D290E66" w14:textId="064D2AA2" w:rsidR="00147704" w:rsidRDefault="00147704">
      <w:pPr>
        <w:spacing w:before="80" w:after="80"/>
      </w:pPr>
      <w:r w:rsidRPr="00147704">
        <w:rPr>
          <w:noProof/>
        </w:rPr>
        <w:drawing>
          <wp:inline distT="0" distB="0" distL="0" distR="0" wp14:anchorId="596931B0" wp14:editId="1875620F">
            <wp:extent cx="5612130" cy="5892165"/>
            <wp:effectExtent l="0" t="0" r="7620" b="0"/>
            <wp:docPr id="1241586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86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7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7FA5A" w14:textId="77777777" w:rsidR="00A67160" w:rsidRDefault="00A67160" w:rsidP="001B2F34">
      <w:pPr>
        <w:spacing w:after="0" w:line="240" w:lineRule="auto"/>
      </w:pPr>
      <w:r>
        <w:separator/>
      </w:r>
    </w:p>
  </w:endnote>
  <w:endnote w:type="continuationSeparator" w:id="0">
    <w:p w14:paraId="30E43030" w14:textId="77777777" w:rsidR="00A67160" w:rsidRDefault="00A67160" w:rsidP="001B2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CA7B9" w14:textId="77777777" w:rsidR="00A67160" w:rsidRDefault="00A67160" w:rsidP="001B2F34">
      <w:pPr>
        <w:spacing w:after="0" w:line="240" w:lineRule="auto"/>
      </w:pPr>
      <w:r>
        <w:separator/>
      </w:r>
    </w:p>
  </w:footnote>
  <w:footnote w:type="continuationSeparator" w:id="0">
    <w:p w14:paraId="1770DE9A" w14:textId="77777777" w:rsidR="00A67160" w:rsidRDefault="00A67160" w:rsidP="001B2F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1B7F"/>
    <w:multiLevelType w:val="multilevel"/>
    <w:tmpl w:val="04B02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B67615"/>
    <w:multiLevelType w:val="multilevel"/>
    <w:tmpl w:val="B98CC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412306"/>
    <w:multiLevelType w:val="multilevel"/>
    <w:tmpl w:val="A0A2D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D62FD1"/>
    <w:multiLevelType w:val="multilevel"/>
    <w:tmpl w:val="3F62E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0A48B9"/>
    <w:multiLevelType w:val="multilevel"/>
    <w:tmpl w:val="6D5CDD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0A73BFA"/>
    <w:multiLevelType w:val="multilevel"/>
    <w:tmpl w:val="2B26C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96716A"/>
    <w:multiLevelType w:val="multilevel"/>
    <w:tmpl w:val="7FCE7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B318ED"/>
    <w:multiLevelType w:val="multilevel"/>
    <w:tmpl w:val="C622C0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F2538A"/>
    <w:multiLevelType w:val="multilevel"/>
    <w:tmpl w:val="4418C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546A73"/>
    <w:multiLevelType w:val="multilevel"/>
    <w:tmpl w:val="1DFC8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26331F"/>
    <w:multiLevelType w:val="multilevel"/>
    <w:tmpl w:val="EBE44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F13B9E"/>
    <w:multiLevelType w:val="multilevel"/>
    <w:tmpl w:val="A560D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57E6385"/>
    <w:multiLevelType w:val="multilevel"/>
    <w:tmpl w:val="7C901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5D71BC"/>
    <w:multiLevelType w:val="multilevel"/>
    <w:tmpl w:val="F2926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F4D7104"/>
    <w:multiLevelType w:val="multilevel"/>
    <w:tmpl w:val="00D2E3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0085092">
    <w:abstractNumId w:val="7"/>
  </w:num>
  <w:num w:numId="2" w16cid:durableId="1756392608">
    <w:abstractNumId w:val="6"/>
  </w:num>
  <w:num w:numId="3" w16cid:durableId="1381586420">
    <w:abstractNumId w:val="14"/>
  </w:num>
  <w:num w:numId="4" w16cid:durableId="763762580">
    <w:abstractNumId w:val="4"/>
  </w:num>
  <w:num w:numId="5" w16cid:durableId="731348270">
    <w:abstractNumId w:val="3"/>
  </w:num>
  <w:num w:numId="6" w16cid:durableId="1430271661">
    <w:abstractNumId w:val="8"/>
  </w:num>
  <w:num w:numId="7" w16cid:durableId="1959287509">
    <w:abstractNumId w:val="12"/>
  </w:num>
  <w:num w:numId="8" w16cid:durableId="1057167081">
    <w:abstractNumId w:val="1"/>
  </w:num>
  <w:num w:numId="9" w16cid:durableId="1082678122">
    <w:abstractNumId w:val="5"/>
  </w:num>
  <w:num w:numId="10" w16cid:durableId="590431508">
    <w:abstractNumId w:val="2"/>
  </w:num>
  <w:num w:numId="11" w16cid:durableId="933903812">
    <w:abstractNumId w:val="10"/>
  </w:num>
  <w:num w:numId="12" w16cid:durableId="2030063353">
    <w:abstractNumId w:val="0"/>
  </w:num>
  <w:num w:numId="13" w16cid:durableId="1741056370">
    <w:abstractNumId w:val="9"/>
  </w:num>
  <w:num w:numId="14" w16cid:durableId="1058818156">
    <w:abstractNumId w:val="13"/>
  </w:num>
  <w:num w:numId="15" w16cid:durableId="3375806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61B"/>
    <w:rsid w:val="0005361B"/>
    <w:rsid w:val="000E25A2"/>
    <w:rsid w:val="00125151"/>
    <w:rsid w:val="00147704"/>
    <w:rsid w:val="001B2F34"/>
    <w:rsid w:val="002C440B"/>
    <w:rsid w:val="0034570E"/>
    <w:rsid w:val="005463DA"/>
    <w:rsid w:val="006C487E"/>
    <w:rsid w:val="007223B1"/>
    <w:rsid w:val="0076396E"/>
    <w:rsid w:val="007A218F"/>
    <w:rsid w:val="007E0D12"/>
    <w:rsid w:val="008A308B"/>
    <w:rsid w:val="009B6156"/>
    <w:rsid w:val="00A214BC"/>
    <w:rsid w:val="00A56FFA"/>
    <w:rsid w:val="00A67160"/>
    <w:rsid w:val="00A779CC"/>
    <w:rsid w:val="00B00022"/>
    <w:rsid w:val="00B70D6B"/>
    <w:rsid w:val="00DD2A47"/>
    <w:rsid w:val="00EE3B78"/>
    <w:rsid w:val="00F9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AF5EB"/>
  <w15:chartTrackingRefBased/>
  <w15:docId w15:val="{19A788EC-3EB3-485B-8E6D-2F6B95808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3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3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53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3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3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3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3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3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3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36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36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36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6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6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6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3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3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3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3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6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6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6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6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61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B2F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2F34"/>
  </w:style>
  <w:style w:type="paragraph" w:styleId="Piedepgina">
    <w:name w:val="footer"/>
    <w:basedOn w:val="Normal"/>
    <w:link w:val="PiedepginaCar"/>
    <w:uiPriority w:val="99"/>
    <w:unhideWhenUsed/>
    <w:rsid w:val="001B2F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2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16</Pages>
  <Words>1496</Words>
  <Characters>8233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Pascuas08 H</dc:creator>
  <cp:keywords/>
  <dc:description/>
  <cp:lastModifiedBy>Dana Salome</cp:lastModifiedBy>
  <cp:revision>5</cp:revision>
  <dcterms:created xsi:type="dcterms:W3CDTF">2026-06-06T11:50:00Z</dcterms:created>
  <dcterms:modified xsi:type="dcterms:W3CDTF">2026-06-06T15:44:00Z</dcterms:modified>
</cp:coreProperties>
</file>